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2DE36" w14:textId="77777777" w:rsidR="003D73F2" w:rsidRPr="00A17D4C" w:rsidRDefault="003D73F2" w:rsidP="00A17D4C">
      <w:pPr>
        <w:spacing w:line="480" w:lineRule="auto"/>
        <w:rPr>
          <w:rFonts w:ascii="Times New Roman" w:hAnsi="Times New Roman" w:cs="Times New Roman"/>
          <w:b/>
          <w:i/>
          <w:iCs/>
          <w:sz w:val="24"/>
          <w:szCs w:val="24"/>
        </w:rPr>
      </w:pPr>
      <w:r w:rsidRPr="00A17D4C">
        <w:rPr>
          <w:rFonts w:ascii="Times New Roman" w:hAnsi="Times New Roman" w:cs="Times New Roman"/>
          <w:b/>
          <w:sz w:val="24"/>
          <w:szCs w:val="24"/>
        </w:rPr>
        <w:t xml:space="preserve">A NEW RAPID RESAZURIN-BASED MICRODILUTION ASSAY FOR ANTIMICROBIAL SUSCEPTIBILITY TESTING OF </w:t>
      </w:r>
      <w:r w:rsidRPr="00A17D4C">
        <w:rPr>
          <w:rFonts w:ascii="Times New Roman" w:hAnsi="Times New Roman" w:cs="Times New Roman"/>
          <w:b/>
          <w:i/>
          <w:iCs/>
          <w:sz w:val="24"/>
          <w:szCs w:val="24"/>
        </w:rPr>
        <w:t>NEISSERIA GONORRHOEAE</w:t>
      </w:r>
    </w:p>
    <w:p w14:paraId="05A36DF3" w14:textId="77777777" w:rsidR="00F07649" w:rsidRPr="00A17D4C" w:rsidRDefault="003D73F2" w:rsidP="00A17D4C">
      <w:pPr>
        <w:spacing w:line="480" w:lineRule="auto"/>
        <w:rPr>
          <w:i/>
          <w:sz w:val="24"/>
          <w:szCs w:val="24"/>
        </w:rPr>
      </w:pPr>
      <w:proofErr w:type="spellStart"/>
      <w:r w:rsidRPr="00A17D4C">
        <w:rPr>
          <w:rFonts w:ascii="Times New Roman" w:hAnsi="Times New Roman" w:cs="Times New Roman"/>
          <w:i/>
          <w:iCs/>
          <w:sz w:val="24"/>
          <w:szCs w:val="24"/>
        </w:rPr>
        <w:t>Sunniva</w:t>
      </w:r>
      <w:proofErr w:type="spellEnd"/>
      <w:r w:rsidRPr="00A17D4C">
        <w:rPr>
          <w:rFonts w:ascii="Times New Roman" w:hAnsi="Times New Roman" w:cs="Times New Roman"/>
          <w:i/>
          <w:iCs/>
          <w:sz w:val="24"/>
          <w:szCs w:val="24"/>
        </w:rPr>
        <w:t xml:space="preserve"> Förster</w:t>
      </w:r>
      <w:r w:rsidRPr="00A17D4C">
        <w:rPr>
          <w:rFonts w:ascii="Times New Roman" w:hAnsi="Times New Roman" w:cs="Times New Roman"/>
          <w:i/>
          <w:iCs/>
          <w:sz w:val="24"/>
          <w:szCs w:val="24"/>
          <w:vertAlign w:val="superscript"/>
        </w:rPr>
        <w:t>1</w:t>
      </w:r>
      <w:proofErr w:type="gramStart"/>
      <w:r w:rsidRPr="00A17D4C">
        <w:rPr>
          <w:rFonts w:ascii="Times New Roman" w:hAnsi="Times New Roman" w:cs="Times New Roman"/>
          <w:i/>
          <w:iCs/>
          <w:sz w:val="24"/>
          <w:szCs w:val="24"/>
          <w:vertAlign w:val="superscript"/>
        </w:rPr>
        <w:t>,3,4</w:t>
      </w:r>
      <w:proofErr w:type="gramEnd"/>
      <w:r w:rsidRPr="00A17D4C">
        <w:rPr>
          <w:rFonts w:ascii="Times New Roman" w:hAnsi="Times New Roman" w:cs="Times New Roman"/>
          <w:i/>
          <w:iCs/>
          <w:sz w:val="24"/>
          <w:szCs w:val="24"/>
        </w:rPr>
        <w:t>, Valentino Desilvestro</w:t>
      </w:r>
      <w:r w:rsidRPr="00A17D4C">
        <w:rPr>
          <w:rFonts w:ascii="Times New Roman" w:hAnsi="Times New Roman" w:cs="Times New Roman"/>
          <w:i/>
          <w:iCs/>
          <w:sz w:val="24"/>
          <w:szCs w:val="24"/>
          <w:vertAlign w:val="superscript"/>
        </w:rPr>
        <w:t>2</w:t>
      </w:r>
      <w:r w:rsidRPr="00A17D4C">
        <w:rPr>
          <w:rFonts w:ascii="Times New Roman" w:hAnsi="Times New Roman" w:cs="Times New Roman"/>
          <w:i/>
          <w:iCs/>
          <w:sz w:val="24"/>
          <w:szCs w:val="24"/>
        </w:rPr>
        <w:t>, Lucy Hathaway</w:t>
      </w:r>
      <w:r w:rsidRPr="00A17D4C">
        <w:rPr>
          <w:rFonts w:ascii="Times New Roman" w:hAnsi="Times New Roman" w:cs="Times New Roman"/>
          <w:i/>
          <w:iCs/>
          <w:sz w:val="24"/>
          <w:szCs w:val="24"/>
          <w:vertAlign w:val="superscript"/>
        </w:rPr>
        <w:t>3</w:t>
      </w:r>
      <w:r w:rsidRPr="00A17D4C">
        <w:rPr>
          <w:rFonts w:ascii="Times New Roman" w:hAnsi="Times New Roman" w:cs="Times New Roman"/>
          <w:i/>
          <w:iCs/>
          <w:sz w:val="24"/>
          <w:szCs w:val="24"/>
        </w:rPr>
        <w:t>, Nicola Low</w:t>
      </w:r>
      <w:r w:rsidRPr="00A17D4C">
        <w:rPr>
          <w:rFonts w:ascii="Times New Roman" w:hAnsi="Times New Roman" w:cs="Times New Roman"/>
          <w:i/>
          <w:iCs/>
          <w:sz w:val="24"/>
          <w:szCs w:val="24"/>
          <w:vertAlign w:val="superscript"/>
        </w:rPr>
        <w:t>1</w:t>
      </w:r>
      <w:r w:rsidRPr="00A17D4C">
        <w:rPr>
          <w:rFonts w:ascii="Times New Roman" w:hAnsi="Times New Roman" w:cs="Times New Roman"/>
          <w:i/>
          <w:iCs/>
          <w:sz w:val="24"/>
          <w:szCs w:val="24"/>
        </w:rPr>
        <w:t>, Christian Althaus</w:t>
      </w:r>
      <w:r w:rsidRPr="00A17D4C">
        <w:rPr>
          <w:rFonts w:ascii="Times New Roman" w:hAnsi="Times New Roman" w:cs="Times New Roman"/>
          <w:i/>
          <w:iCs/>
          <w:sz w:val="24"/>
          <w:szCs w:val="24"/>
          <w:vertAlign w:val="superscript"/>
        </w:rPr>
        <w:t>1</w:t>
      </w:r>
      <w:r w:rsidRPr="00A17D4C">
        <w:rPr>
          <w:rFonts w:ascii="Times New Roman" w:hAnsi="Times New Roman" w:cs="Times New Roman"/>
          <w:i/>
          <w:iCs/>
          <w:sz w:val="24"/>
          <w:szCs w:val="24"/>
        </w:rPr>
        <w:t>, Magnus Unemo</w:t>
      </w:r>
      <w:r w:rsidRPr="00A17D4C">
        <w:rPr>
          <w:i/>
          <w:iCs/>
          <w:sz w:val="24"/>
          <w:szCs w:val="24"/>
          <w:vertAlign w:val="superscript"/>
        </w:rPr>
        <w:t>4</w:t>
      </w:r>
    </w:p>
    <w:p w14:paraId="69BDBCD2"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rPr>
        <w:t>1</w:t>
      </w:r>
      <w:r w:rsidRPr="00261C59">
        <w:rPr>
          <w:rFonts w:ascii="Times New Roman" w:hAnsi="Times New Roman" w:cs="Times New Roman"/>
          <w:sz w:val="24"/>
          <w:szCs w:val="24"/>
        </w:rPr>
        <w:t xml:space="preserve">Institute of Social and Preventive Medicine (ISPM), University of Bern, Switzerland </w:t>
      </w:r>
    </w:p>
    <w:p w14:paraId="2F01B150"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rPr>
        <w:t>2</w:t>
      </w:r>
      <w:r w:rsidRPr="00261C59">
        <w:rPr>
          <w:rFonts w:ascii="Times New Roman" w:hAnsi="Times New Roman" w:cs="Times New Roman"/>
          <w:sz w:val="24"/>
          <w:szCs w:val="24"/>
        </w:rPr>
        <w:t>World Trade Institute (WTI), University of Bern, Switzerland</w:t>
      </w:r>
    </w:p>
    <w:p w14:paraId="6EFC088D"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rPr>
        <w:t>3</w:t>
      </w:r>
      <w:r w:rsidRPr="00261C59">
        <w:rPr>
          <w:rFonts w:ascii="Times New Roman" w:hAnsi="Times New Roman" w:cs="Times New Roman"/>
          <w:sz w:val="24"/>
          <w:szCs w:val="24"/>
        </w:rPr>
        <w:t>Institute for Infectious Diseases, University of Bern, Switzerland</w:t>
      </w:r>
    </w:p>
    <w:p w14:paraId="55E0F5CB"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lang w:val="en-US"/>
        </w:rPr>
        <w:t>4</w:t>
      </w:r>
      <w:r w:rsidRPr="00261C59">
        <w:rPr>
          <w:rFonts w:ascii="Times New Roman" w:hAnsi="Times New Roman" w:cs="Times New Roman"/>
          <w:sz w:val="24"/>
          <w:szCs w:val="24"/>
          <w:lang w:val="en-US"/>
        </w:rPr>
        <w:t xml:space="preserve">WHO Collaborating Centre for </w:t>
      </w:r>
      <w:proofErr w:type="spellStart"/>
      <w:r w:rsidRPr="00261C59">
        <w:rPr>
          <w:rFonts w:ascii="Times New Roman" w:hAnsi="Times New Roman" w:cs="Times New Roman"/>
          <w:sz w:val="24"/>
          <w:szCs w:val="24"/>
          <w:lang w:val="en-US"/>
        </w:rPr>
        <w:t>Gonorrhoea</w:t>
      </w:r>
      <w:proofErr w:type="spellEnd"/>
      <w:r w:rsidRPr="00261C59">
        <w:rPr>
          <w:rFonts w:ascii="Times New Roman" w:hAnsi="Times New Roman" w:cs="Times New Roman"/>
          <w:sz w:val="24"/>
          <w:szCs w:val="24"/>
          <w:lang w:val="en-US"/>
        </w:rPr>
        <w:t xml:space="preserve"> and other STIs, </w:t>
      </w:r>
      <w:proofErr w:type="spellStart"/>
      <w:r w:rsidRPr="00261C59">
        <w:rPr>
          <w:rFonts w:ascii="Times New Roman" w:hAnsi="Times New Roman" w:cs="Times New Roman"/>
          <w:sz w:val="24"/>
          <w:szCs w:val="24"/>
          <w:lang w:val="en-US"/>
        </w:rPr>
        <w:t>Örebro</w:t>
      </w:r>
      <w:proofErr w:type="spellEnd"/>
      <w:r w:rsidRPr="00261C59">
        <w:rPr>
          <w:rFonts w:ascii="Times New Roman" w:hAnsi="Times New Roman" w:cs="Times New Roman"/>
          <w:sz w:val="24"/>
          <w:szCs w:val="24"/>
          <w:lang w:val="en-US"/>
        </w:rPr>
        <w:t xml:space="preserve"> University, Sweden</w:t>
      </w:r>
    </w:p>
    <w:p w14:paraId="32424E3B" w14:textId="77777777" w:rsidR="00D45A50" w:rsidRPr="00B73B5A" w:rsidRDefault="00D45A50" w:rsidP="00490B1D">
      <w:pPr>
        <w:spacing w:line="480" w:lineRule="auto"/>
        <w:rPr>
          <w:rFonts w:ascii="Times New Roman" w:hAnsi="Times New Roman" w:cs="Times New Roman"/>
          <w:i/>
          <w:sz w:val="24"/>
          <w:szCs w:val="24"/>
        </w:rPr>
      </w:pPr>
      <w:r w:rsidRPr="00AC1B3E">
        <w:rPr>
          <w:rFonts w:ascii="Times New Roman" w:hAnsi="Times New Roman" w:cs="Times New Roman"/>
          <w:i/>
          <w:sz w:val="24"/>
          <w:szCs w:val="24"/>
          <w:lang w:val="en-US"/>
        </w:rPr>
        <w:t xml:space="preserve">* </w:t>
      </w:r>
      <w:r w:rsidRPr="00AC1B3E">
        <w:rPr>
          <w:rFonts w:ascii="Times New Roman" w:hAnsi="Times New Roman" w:cs="Times New Roman"/>
          <w:b/>
          <w:i/>
          <w:sz w:val="24"/>
          <w:szCs w:val="24"/>
          <w:lang w:val="en-US"/>
        </w:rPr>
        <w:t xml:space="preserve">Correspondence: </w:t>
      </w:r>
      <w:r w:rsidRPr="00AC1B3E">
        <w:rPr>
          <w:rFonts w:ascii="Times New Roman" w:hAnsi="Times New Roman" w:cs="Times New Roman"/>
          <w:i/>
          <w:color w:val="FF0000"/>
          <w:sz w:val="24"/>
          <w:szCs w:val="24"/>
        </w:rPr>
        <w:br/>
      </w:r>
      <w:proofErr w:type="spellStart"/>
      <w:r w:rsidR="00E205A7">
        <w:rPr>
          <w:rFonts w:ascii="Times New Roman" w:hAnsi="Times New Roman" w:cs="Times New Roman"/>
          <w:i/>
          <w:sz w:val="24"/>
          <w:szCs w:val="24"/>
        </w:rPr>
        <w:t>Sunniva</w:t>
      </w:r>
      <w:proofErr w:type="spellEnd"/>
      <w:r w:rsidR="00E205A7">
        <w:rPr>
          <w:rFonts w:ascii="Times New Roman" w:hAnsi="Times New Roman" w:cs="Times New Roman"/>
          <w:i/>
          <w:sz w:val="24"/>
          <w:szCs w:val="24"/>
        </w:rPr>
        <w:t xml:space="preserve"> </w:t>
      </w:r>
      <w:proofErr w:type="spellStart"/>
      <w:r w:rsidR="00E205A7">
        <w:rPr>
          <w:rFonts w:ascii="Times New Roman" w:hAnsi="Times New Roman" w:cs="Times New Roman"/>
          <w:i/>
          <w:sz w:val="24"/>
          <w:szCs w:val="24"/>
        </w:rPr>
        <w:t>Förster</w:t>
      </w:r>
      <w:proofErr w:type="spellEnd"/>
      <w:r>
        <w:rPr>
          <w:rFonts w:ascii="Times New Roman" w:hAnsi="Times New Roman" w:cs="Times New Roman"/>
          <w:i/>
          <w:sz w:val="24"/>
          <w:szCs w:val="24"/>
        </w:rPr>
        <w:br/>
      </w:r>
      <w:r w:rsidR="00E205A7">
        <w:rPr>
          <w:rFonts w:ascii="Times New Roman" w:hAnsi="Times New Roman" w:cs="Times New Roman"/>
          <w:i/>
          <w:sz w:val="24"/>
          <w:szCs w:val="24"/>
        </w:rPr>
        <w:t>University of Bern</w:t>
      </w:r>
      <w:r>
        <w:rPr>
          <w:rFonts w:ascii="Times New Roman" w:hAnsi="Times New Roman" w:cs="Times New Roman"/>
          <w:i/>
          <w:sz w:val="24"/>
          <w:szCs w:val="24"/>
        </w:rPr>
        <w:br/>
      </w:r>
      <w:proofErr w:type="spellStart"/>
      <w:r w:rsidR="00E205A7">
        <w:rPr>
          <w:rFonts w:ascii="Times New Roman" w:hAnsi="Times New Roman" w:cs="Times New Roman"/>
          <w:i/>
          <w:sz w:val="24"/>
          <w:szCs w:val="24"/>
        </w:rPr>
        <w:t>Finkelhubelweg</w:t>
      </w:r>
      <w:proofErr w:type="spellEnd"/>
      <w:r w:rsidR="00E205A7">
        <w:rPr>
          <w:rFonts w:ascii="Times New Roman" w:hAnsi="Times New Roman" w:cs="Times New Roman"/>
          <w:i/>
          <w:sz w:val="24"/>
          <w:szCs w:val="24"/>
        </w:rPr>
        <w:t xml:space="preserve"> 11</w:t>
      </w:r>
      <w:r w:rsidRPr="00AC1B3E">
        <w:rPr>
          <w:rFonts w:ascii="Times New Roman" w:hAnsi="Times New Roman" w:cs="Times New Roman"/>
          <w:i/>
          <w:sz w:val="24"/>
          <w:szCs w:val="24"/>
        </w:rPr>
        <w:t xml:space="preserve"> </w:t>
      </w:r>
      <w:r>
        <w:rPr>
          <w:rFonts w:ascii="Times New Roman" w:hAnsi="Times New Roman" w:cs="Times New Roman"/>
          <w:i/>
          <w:sz w:val="24"/>
          <w:szCs w:val="24"/>
        </w:rPr>
        <w:br/>
      </w:r>
      <w:r w:rsidR="00E205A7">
        <w:rPr>
          <w:rFonts w:ascii="Times New Roman" w:hAnsi="Times New Roman" w:cs="Times New Roman"/>
          <w:i/>
          <w:sz w:val="24"/>
          <w:szCs w:val="24"/>
        </w:rPr>
        <w:t>3012</w:t>
      </w:r>
      <w:r>
        <w:rPr>
          <w:rFonts w:ascii="Times New Roman" w:hAnsi="Times New Roman" w:cs="Times New Roman"/>
          <w:i/>
          <w:sz w:val="24"/>
          <w:szCs w:val="24"/>
        </w:rPr>
        <w:t xml:space="preserve">, </w:t>
      </w:r>
      <w:r w:rsidR="00E205A7">
        <w:rPr>
          <w:rFonts w:ascii="Times New Roman" w:hAnsi="Times New Roman" w:cs="Times New Roman"/>
          <w:i/>
          <w:sz w:val="24"/>
          <w:szCs w:val="24"/>
        </w:rPr>
        <w:t>Bern, Switzerland</w:t>
      </w:r>
      <w:r w:rsidRPr="00AC1B3E">
        <w:rPr>
          <w:rFonts w:ascii="Times New Roman" w:hAnsi="Times New Roman" w:cs="Times New Roman"/>
          <w:i/>
          <w:sz w:val="24"/>
          <w:szCs w:val="24"/>
        </w:rPr>
        <w:t xml:space="preserve"> </w:t>
      </w:r>
      <w:r>
        <w:rPr>
          <w:rFonts w:ascii="Times New Roman" w:hAnsi="Times New Roman" w:cs="Times New Roman"/>
          <w:i/>
          <w:sz w:val="24"/>
          <w:szCs w:val="24"/>
        </w:rPr>
        <w:br/>
      </w:r>
      <w:r w:rsidR="00E205A7" w:rsidRPr="00F51945">
        <w:rPr>
          <w:rFonts w:ascii="Times New Roman" w:hAnsi="Times New Roman" w:cs="Times New Roman"/>
          <w:sz w:val="24"/>
          <w:szCs w:val="24"/>
        </w:rPr>
        <w:t>sunniva.foerster@ifik.unibe.ch</w:t>
      </w:r>
      <w:hyperlink r:id="rId6" w:history="1"/>
    </w:p>
    <w:p w14:paraId="34BFECF9" w14:textId="77777777" w:rsidR="00DF07A4" w:rsidRDefault="00DF07A4" w:rsidP="00A17D4C">
      <w:pPr>
        <w:spacing w:line="480" w:lineRule="auto"/>
        <w:rPr>
          <w:rFonts w:ascii="Times New Roman" w:hAnsi="Times New Roman" w:cs="Times New Roman"/>
          <w:b/>
          <w:sz w:val="24"/>
          <w:szCs w:val="24"/>
        </w:rPr>
      </w:pPr>
    </w:p>
    <w:p w14:paraId="41F2E77F" w14:textId="77777777" w:rsidR="00DF07A4" w:rsidRDefault="00DF07A4" w:rsidP="00A17D4C">
      <w:pPr>
        <w:spacing w:line="480" w:lineRule="auto"/>
        <w:rPr>
          <w:rFonts w:ascii="Times New Roman" w:hAnsi="Times New Roman" w:cs="Times New Roman"/>
          <w:b/>
          <w:sz w:val="24"/>
          <w:szCs w:val="24"/>
        </w:rPr>
      </w:pPr>
    </w:p>
    <w:p w14:paraId="1EA7C137" w14:textId="77777777" w:rsidR="00DF07A4" w:rsidRDefault="00DF07A4" w:rsidP="00A17D4C">
      <w:pPr>
        <w:spacing w:line="480" w:lineRule="auto"/>
        <w:rPr>
          <w:rFonts w:ascii="Times New Roman" w:hAnsi="Times New Roman" w:cs="Times New Roman"/>
          <w:b/>
          <w:sz w:val="24"/>
          <w:szCs w:val="24"/>
        </w:rPr>
      </w:pPr>
    </w:p>
    <w:p w14:paraId="24AC18CC" w14:textId="77777777" w:rsidR="00DF07A4" w:rsidRDefault="00DF07A4" w:rsidP="00A17D4C">
      <w:pPr>
        <w:spacing w:line="480" w:lineRule="auto"/>
        <w:rPr>
          <w:rFonts w:ascii="Times New Roman" w:hAnsi="Times New Roman" w:cs="Times New Roman"/>
          <w:b/>
          <w:sz w:val="24"/>
          <w:szCs w:val="24"/>
        </w:rPr>
      </w:pPr>
    </w:p>
    <w:p w14:paraId="79401E53" w14:textId="77777777" w:rsidR="00DF07A4" w:rsidRDefault="00DF07A4" w:rsidP="00A17D4C">
      <w:pPr>
        <w:spacing w:line="480" w:lineRule="auto"/>
        <w:rPr>
          <w:rFonts w:ascii="Times New Roman" w:hAnsi="Times New Roman" w:cs="Times New Roman"/>
          <w:b/>
          <w:sz w:val="24"/>
          <w:szCs w:val="24"/>
        </w:rPr>
      </w:pPr>
    </w:p>
    <w:p w14:paraId="2BD85CA6" w14:textId="77777777" w:rsidR="00DF07A4" w:rsidRDefault="00DF07A4" w:rsidP="00A17D4C">
      <w:pPr>
        <w:spacing w:line="480" w:lineRule="auto"/>
        <w:rPr>
          <w:rFonts w:ascii="Times New Roman" w:hAnsi="Times New Roman" w:cs="Times New Roman"/>
          <w:b/>
          <w:sz w:val="24"/>
          <w:szCs w:val="24"/>
        </w:rPr>
      </w:pPr>
    </w:p>
    <w:p w14:paraId="266727F2" w14:textId="77777777" w:rsidR="00DF07A4" w:rsidRDefault="00DF07A4" w:rsidP="00A17D4C">
      <w:pPr>
        <w:spacing w:line="480" w:lineRule="auto"/>
        <w:rPr>
          <w:rFonts w:ascii="Times New Roman" w:hAnsi="Times New Roman" w:cs="Times New Roman"/>
          <w:b/>
          <w:sz w:val="24"/>
          <w:szCs w:val="24"/>
        </w:rPr>
      </w:pPr>
    </w:p>
    <w:p w14:paraId="5E742802" w14:textId="77777777" w:rsidR="003D73F2" w:rsidRPr="002E07DB" w:rsidRDefault="00042B1B" w:rsidP="00A17D4C">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w:t>
      </w:r>
    </w:p>
    <w:p w14:paraId="292FBE4D" w14:textId="77777777" w:rsidR="003D73F2" w:rsidRPr="002E07DB" w:rsidRDefault="003D73F2" w:rsidP="00A17D4C">
      <w:pPr>
        <w:spacing w:after="0" w:line="480" w:lineRule="auto"/>
        <w:jc w:val="both"/>
        <w:rPr>
          <w:rFonts w:ascii="Times New Roman" w:hAnsi="Times New Roman" w:cs="Times New Roman"/>
          <w:sz w:val="24"/>
          <w:szCs w:val="24"/>
        </w:rPr>
      </w:pPr>
      <w:r w:rsidRPr="002E07DB">
        <w:rPr>
          <w:rFonts w:ascii="Times New Roman" w:hAnsi="Times New Roman" w:cs="Times New Roman"/>
          <w:sz w:val="24"/>
          <w:szCs w:val="24"/>
        </w:rPr>
        <w:t xml:space="preserve">Rapid and objective methods for antimicrobial susceptibility testing of </w:t>
      </w:r>
      <w:r w:rsidRPr="002E07DB">
        <w:rPr>
          <w:rFonts w:ascii="Times New Roman" w:hAnsi="Times New Roman" w:cs="Times New Roman"/>
          <w:i/>
          <w:sz w:val="24"/>
          <w:szCs w:val="24"/>
        </w:rPr>
        <w:t xml:space="preserve">Neisseria </w:t>
      </w:r>
      <w:proofErr w:type="spellStart"/>
      <w:r w:rsidRPr="002E07DB">
        <w:rPr>
          <w:rFonts w:ascii="Times New Roman" w:hAnsi="Times New Roman" w:cs="Times New Roman"/>
          <w:i/>
          <w:sz w:val="24"/>
          <w:szCs w:val="24"/>
        </w:rPr>
        <w:t>gonorrhoeae</w:t>
      </w:r>
      <w:proofErr w:type="spellEnd"/>
      <w:r w:rsidRPr="002E07DB">
        <w:rPr>
          <w:rFonts w:ascii="Times New Roman" w:hAnsi="Times New Roman" w:cs="Times New Roman"/>
          <w:i/>
          <w:sz w:val="24"/>
          <w:szCs w:val="24"/>
        </w:rPr>
        <w:t xml:space="preserve"> </w:t>
      </w:r>
      <w:r w:rsidRPr="002E07DB">
        <w:rPr>
          <w:rFonts w:ascii="Times New Roman" w:hAnsi="Times New Roman" w:cs="Times New Roman"/>
          <w:sz w:val="24"/>
          <w:szCs w:val="24"/>
        </w:rPr>
        <w:t xml:space="preserve">would greatly enhance surveillance of antimicrobial resistance. Susceptibility testing using </w:t>
      </w:r>
      <w:proofErr w:type="spellStart"/>
      <w:r w:rsidRPr="002E07DB">
        <w:rPr>
          <w:rFonts w:ascii="Times New Roman" w:hAnsi="Times New Roman" w:cs="Times New Roman"/>
          <w:sz w:val="24"/>
          <w:szCs w:val="24"/>
        </w:rPr>
        <w:t>Etest</w:t>
      </w:r>
      <w:proofErr w:type="spellEnd"/>
      <w:r w:rsidRPr="002E07DB">
        <w:rPr>
          <w:rFonts w:ascii="Times New Roman" w:hAnsi="Times New Roman" w:cs="Times New Roman"/>
          <w:sz w:val="24"/>
          <w:szCs w:val="24"/>
        </w:rPr>
        <w:t xml:space="preserve">, disc diffusion or agar dilution methods takes 16-20 hours. We developed a rapid </w:t>
      </w:r>
      <w:proofErr w:type="spellStart"/>
      <w:r w:rsidRPr="002E07DB">
        <w:rPr>
          <w:rFonts w:ascii="Times New Roman" w:hAnsi="Times New Roman" w:cs="Times New Roman"/>
          <w:sz w:val="24"/>
          <w:szCs w:val="24"/>
        </w:rPr>
        <w:t>microdilution</w:t>
      </w:r>
      <w:proofErr w:type="spellEnd"/>
      <w:r w:rsidRPr="002E07DB">
        <w:rPr>
          <w:rFonts w:ascii="Times New Roman" w:hAnsi="Times New Roman" w:cs="Times New Roman"/>
          <w:sz w:val="24"/>
          <w:szCs w:val="24"/>
        </w:rPr>
        <w:t xml:space="preserve"> assay using the blue dye </w:t>
      </w:r>
      <w:proofErr w:type="spellStart"/>
      <w:r w:rsidRPr="002E07DB">
        <w:rPr>
          <w:rFonts w:ascii="Times New Roman" w:hAnsi="Times New Roman" w:cs="Times New Roman"/>
          <w:sz w:val="24"/>
          <w:szCs w:val="24"/>
        </w:rPr>
        <w:t>resazurin</w:t>
      </w:r>
      <w:proofErr w:type="spellEnd"/>
      <w:r w:rsidRPr="002E07DB">
        <w:rPr>
          <w:rFonts w:ascii="Times New Roman" w:hAnsi="Times New Roman" w:cs="Times New Roman"/>
          <w:sz w:val="24"/>
          <w:szCs w:val="24"/>
        </w:rPr>
        <w:t xml:space="preserve">, which is converted to pink fluorescent </w:t>
      </w:r>
      <w:proofErr w:type="spellStart"/>
      <w:r w:rsidRPr="002E07DB">
        <w:rPr>
          <w:rFonts w:ascii="Times New Roman" w:hAnsi="Times New Roman" w:cs="Times New Roman"/>
          <w:sz w:val="24"/>
          <w:szCs w:val="24"/>
        </w:rPr>
        <w:t>resorufin</w:t>
      </w:r>
      <w:proofErr w:type="spellEnd"/>
      <w:r w:rsidRPr="002E07DB">
        <w:rPr>
          <w:rFonts w:ascii="Times New Roman" w:hAnsi="Times New Roman" w:cs="Times New Roman"/>
          <w:sz w:val="24"/>
          <w:szCs w:val="24"/>
        </w:rPr>
        <w:t xml:space="preserve"> in the presence of metabolically active bacteria, to measure the minimum inhibitory concentration (MIC) of different antimicrobials in </w:t>
      </w:r>
      <w:r w:rsidRPr="002E07DB">
        <w:rPr>
          <w:rFonts w:ascii="Times New Roman" w:hAnsi="Times New Roman" w:cs="Times New Roman"/>
          <w:i/>
          <w:sz w:val="24"/>
          <w:szCs w:val="24"/>
        </w:rPr>
        <w:t xml:space="preserve">N. </w:t>
      </w:r>
      <w:proofErr w:type="spellStart"/>
      <w:r w:rsidRPr="002E07DB">
        <w:rPr>
          <w:rFonts w:ascii="Times New Roman" w:hAnsi="Times New Roman" w:cs="Times New Roman"/>
          <w:i/>
          <w:sz w:val="24"/>
          <w:szCs w:val="24"/>
        </w:rPr>
        <w:t>gonorrhoeae</w:t>
      </w:r>
      <w:proofErr w:type="spellEnd"/>
      <w:r w:rsidRPr="002E07DB">
        <w:rPr>
          <w:rFonts w:ascii="Times New Roman" w:hAnsi="Times New Roman" w:cs="Times New Roman"/>
          <w:i/>
          <w:sz w:val="24"/>
          <w:szCs w:val="24"/>
        </w:rPr>
        <w:t xml:space="preserve"> </w:t>
      </w:r>
      <w:r w:rsidRPr="002E07DB">
        <w:rPr>
          <w:rFonts w:ascii="Times New Roman" w:hAnsi="Times New Roman" w:cs="Times New Roman"/>
          <w:sz w:val="24"/>
          <w:szCs w:val="24"/>
        </w:rPr>
        <w:t>isolates.</w:t>
      </w:r>
    </w:p>
    <w:p w14:paraId="27A46731" w14:textId="77777777" w:rsidR="003D73F2" w:rsidRPr="002E07DB" w:rsidRDefault="003D73F2" w:rsidP="00A17D4C">
      <w:pPr>
        <w:spacing w:after="0" w:line="480" w:lineRule="auto"/>
        <w:jc w:val="both"/>
        <w:rPr>
          <w:rFonts w:ascii="Times New Roman" w:hAnsi="Times New Roman" w:cs="Times New Roman"/>
          <w:b/>
          <w:sz w:val="24"/>
          <w:szCs w:val="24"/>
        </w:rPr>
      </w:pPr>
    </w:p>
    <w:p w14:paraId="691786C2" w14:textId="77777777" w:rsidR="00042B1B" w:rsidRDefault="003D73F2" w:rsidP="00A17D4C">
      <w:pPr>
        <w:spacing w:after="0" w:line="480" w:lineRule="auto"/>
        <w:jc w:val="both"/>
        <w:rPr>
          <w:rFonts w:ascii="Times New Roman" w:hAnsi="Times New Roman" w:cs="Times New Roman"/>
          <w:b/>
          <w:sz w:val="24"/>
          <w:szCs w:val="24"/>
        </w:rPr>
      </w:pPr>
      <w:r w:rsidRPr="002E07DB">
        <w:rPr>
          <w:rFonts w:ascii="Times New Roman" w:hAnsi="Times New Roman" w:cs="Times New Roman"/>
          <w:b/>
          <w:sz w:val="24"/>
          <w:szCs w:val="24"/>
        </w:rPr>
        <w:t xml:space="preserve">METHODS </w:t>
      </w:r>
    </w:p>
    <w:p w14:paraId="4699B703" w14:textId="3BF7EDAB" w:rsidR="009320D1" w:rsidRDefault="00626654" w:rsidP="00A17D4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w:t>
      </w:r>
      <w:r w:rsidR="004D6E5D">
        <w:rPr>
          <w:rFonts w:ascii="Times New Roman" w:hAnsi="Times New Roman" w:cs="Times New Roman"/>
          <w:sz w:val="24"/>
          <w:szCs w:val="24"/>
        </w:rPr>
        <w:t xml:space="preserve"> </w:t>
      </w:r>
      <w:r>
        <w:rPr>
          <w:rFonts w:ascii="Times New Roman" w:hAnsi="Times New Roman" w:cs="Times New Roman"/>
          <w:sz w:val="24"/>
          <w:szCs w:val="24"/>
        </w:rPr>
        <w:t xml:space="preserve">broth </w:t>
      </w:r>
      <w:proofErr w:type="spellStart"/>
      <w:r>
        <w:rPr>
          <w:rFonts w:ascii="Times New Roman" w:hAnsi="Times New Roman" w:cs="Times New Roman"/>
          <w:sz w:val="24"/>
          <w:szCs w:val="24"/>
        </w:rPr>
        <w:t>microdilution</w:t>
      </w:r>
      <w:proofErr w:type="spellEnd"/>
      <w:r>
        <w:rPr>
          <w:rFonts w:ascii="Times New Roman" w:hAnsi="Times New Roman" w:cs="Times New Roman"/>
          <w:sz w:val="24"/>
          <w:szCs w:val="24"/>
        </w:rPr>
        <w:t xml:space="preserve"> </w:t>
      </w:r>
      <w:r w:rsidR="004D6E5D">
        <w:rPr>
          <w:rFonts w:ascii="Times New Roman" w:hAnsi="Times New Roman" w:cs="Times New Roman"/>
          <w:sz w:val="24"/>
          <w:szCs w:val="24"/>
        </w:rPr>
        <w:t>assay was established for the antimicrobials a</w:t>
      </w:r>
      <w:r w:rsidR="003D73F2" w:rsidRPr="002E07DB">
        <w:rPr>
          <w:rFonts w:ascii="Times New Roman" w:hAnsi="Times New Roman" w:cs="Times New Roman"/>
          <w:sz w:val="24"/>
          <w:szCs w:val="24"/>
        </w:rPr>
        <w:t>zithromycin, gentamicin, cipr</w:t>
      </w:r>
      <w:r w:rsidR="004D6E5D">
        <w:rPr>
          <w:rFonts w:ascii="Times New Roman" w:hAnsi="Times New Roman" w:cs="Times New Roman"/>
          <w:sz w:val="24"/>
          <w:szCs w:val="24"/>
        </w:rPr>
        <w:t xml:space="preserve">ofloxacin, ceftriaxone, </w:t>
      </w:r>
      <w:proofErr w:type="spellStart"/>
      <w:r w:rsidR="004D6E5D">
        <w:rPr>
          <w:rFonts w:ascii="Times New Roman" w:hAnsi="Times New Roman" w:cs="Times New Roman"/>
          <w:sz w:val="24"/>
          <w:szCs w:val="24"/>
        </w:rPr>
        <w:t>cefixime</w:t>
      </w:r>
      <w:proofErr w:type="spellEnd"/>
      <w:r w:rsidR="003D73F2" w:rsidRPr="002E07DB">
        <w:rPr>
          <w:rFonts w:ascii="Times New Roman" w:hAnsi="Times New Roman" w:cs="Times New Roman"/>
          <w:sz w:val="24"/>
          <w:szCs w:val="24"/>
        </w:rPr>
        <w:t xml:space="preserve">, tetracycline, penicillin G and </w:t>
      </w:r>
      <w:proofErr w:type="spellStart"/>
      <w:r w:rsidR="003D73F2" w:rsidRPr="002E07DB">
        <w:rPr>
          <w:rFonts w:ascii="Times New Roman" w:hAnsi="Times New Roman" w:cs="Times New Roman"/>
          <w:sz w:val="24"/>
          <w:szCs w:val="24"/>
        </w:rPr>
        <w:t>spectinomycin</w:t>
      </w:r>
      <w:proofErr w:type="spellEnd"/>
      <w:r w:rsidR="003D73F2" w:rsidRPr="002E07DB">
        <w:rPr>
          <w:rFonts w:ascii="Times New Roman" w:hAnsi="Times New Roman" w:cs="Times New Roman"/>
          <w:sz w:val="24"/>
          <w:szCs w:val="24"/>
        </w:rPr>
        <w:t>.</w:t>
      </w:r>
      <w:r w:rsidR="004D6E5D">
        <w:rPr>
          <w:rFonts w:ascii="Times New Roman" w:hAnsi="Times New Roman" w:cs="Times New Roman"/>
          <w:sz w:val="24"/>
          <w:szCs w:val="24"/>
        </w:rPr>
        <w:t xml:space="preserve"> A training dataset of 84 </w:t>
      </w:r>
      <w:r w:rsidR="004D6E5D" w:rsidRPr="004D6E5D">
        <w:rPr>
          <w:rFonts w:ascii="Times New Roman" w:hAnsi="Times New Roman" w:cs="Times New Roman"/>
          <w:i/>
          <w:sz w:val="24"/>
          <w:szCs w:val="24"/>
        </w:rPr>
        <w:t>N. gonorrhoea</w:t>
      </w:r>
      <w:r w:rsidR="004627F7">
        <w:rPr>
          <w:rFonts w:ascii="Times New Roman" w:hAnsi="Times New Roman" w:cs="Times New Roman"/>
          <w:sz w:val="24"/>
          <w:szCs w:val="24"/>
        </w:rPr>
        <w:t xml:space="preserve"> </w:t>
      </w:r>
      <w:proofErr w:type="gramStart"/>
      <w:r w:rsidR="004627F7">
        <w:rPr>
          <w:rFonts w:ascii="Times New Roman" w:hAnsi="Times New Roman" w:cs="Times New Roman"/>
          <w:sz w:val="24"/>
          <w:szCs w:val="24"/>
        </w:rPr>
        <w:t xml:space="preserve">strains </w:t>
      </w:r>
      <w:r w:rsidR="00BD14BB">
        <w:rPr>
          <w:rFonts w:ascii="Times New Roman" w:hAnsi="Times New Roman" w:cs="Times New Roman"/>
          <w:sz w:val="24"/>
          <w:szCs w:val="24"/>
        </w:rPr>
        <w:t xml:space="preserve"> was</w:t>
      </w:r>
      <w:proofErr w:type="gramEnd"/>
      <w:r w:rsidR="00BD14BB">
        <w:rPr>
          <w:rFonts w:ascii="Times New Roman" w:hAnsi="Times New Roman" w:cs="Times New Roman"/>
          <w:sz w:val="24"/>
          <w:szCs w:val="24"/>
        </w:rPr>
        <w:t xml:space="preserve"> </w:t>
      </w:r>
      <w:r w:rsidR="004627F7">
        <w:rPr>
          <w:rFonts w:ascii="Times New Roman" w:hAnsi="Times New Roman" w:cs="Times New Roman"/>
          <w:sz w:val="24"/>
          <w:szCs w:val="24"/>
        </w:rPr>
        <w:t>used to develop a model for estimating</w:t>
      </w:r>
      <w:r w:rsidR="004D6E5D">
        <w:rPr>
          <w:rFonts w:ascii="Times New Roman" w:hAnsi="Times New Roman" w:cs="Times New Roman"/>
          <w:sz w:val="24"/>
          <w:szCs w:val="24"/>
        </w:rPr>
        <w:t xml:space="preserve"> the MIC</w:t>
      </w:r>
      <w:r w:rsidR="00206AFA">
        <w:rPr>
          <w:rFonts w:ascii="Times New Roman" w:hAnsi="Times New Roman" w:cs="Times New Roman"/>
          <w:sz w:val="24"/>
          <w:szCs w:val="24"/>
        </w:rPr>
        <w:t xml:space="preserve"> after six hours incubation time using fluorescent </w:t>
      </w:r>
      <w:proofErr w:type="spellStart"/>
      <w:r w:rsidR="00206AFA">
        <w:rPr>
          <w:rFonts w:ascii="Times New Roman" w:hAnsi="Times New Roman" w:cs="Times New Roman"/>
          <w:sz w:val="24"/>
          <w:szCs w:val="24"/>
        </w:rPr>
        <w:t>resazurin</w:t>
      </w:r>
      <w:proofErr w:type="spellEnd"/>
      <w:r w:rsidR="00206AFA">
        <w:rPr>
          <w:rFonts w:ascii="Times New Roman" w:hAnsi="Times New Roman" w:cs="Times New Roman"/>
          <w:sz w:val="24"/>
          <w:szCs w:val="24"/>
        </w:rPr>
        <w:t xml:space="preserve"> as readout.</w:t>
      </w:r>
      <w:r>
        <w:rPr>
          <w:rFonts w:ascii="Times New Roman" w:hAnsi="Times New Roman" w:cs="Times New Roman"/>
          <w:sz w:val="24"/>
          <w:szCs w:val="24"/>
        </w:rPr>
        <w:t xml:space="preserve"> </w:t>
      </w:r>
      <w:r w:rsidR="00206AFA">
        <w:rPr>
          <w:rFonts w:ascii="Times New Roman" w:hAnsi="Times New Roman" w:cs="Times New Roman"/>
          <w:sz w:val="24"/>
          <w:szCs w:val="24"/>
        </w:rPr>
        <w:t>The assay was</w:t>
      </w:r>
      <w:r w:rsidR="004D6E5D">
        <w:rPr>
          <w:rFonts w:ascii="Times New Roman" w:hAnsi="Times New Roman" w:cs="Times New Roman"/>
          <w:sz w:val="24"/>
          <w:szCs w:val="24"/>
        </w:rPr>
        <w:t xml:space="preserve"> validated </w:t>
      </w:r>
      <w:r w:rsidR="00206AFA">
        <w:rPr>
          <w:rFonts w:ascii="Times New Roman" w:hAnsi="Times New Roman" w:cs="Times New Roman"/>
          <w:sz w:val="24"/>
          <w:szCs w:val="24"/>
        </w:rPr>
        <w:t>with</w:t>
      </w:r>
      <w:r w:rsidR="004D6E5D">
        <w:rPr>
          <w:rFonts w:ascii="Times New Roman" w:hAnsi="Times New Roman" w:cs="Times New Roman"/>
          <w:sz w:val="24"/>
          <w:szCs w:val="24"/>
        </w:rPr>
        <w:t xml:space="preserve"> 40 blinded strains and 8 WHO reference strains.</w:t>
      </w:r>
      <w:r w:rsidR="003D73F2" w:rsidRPr="002E07DB">
        <w:rPr>
          <w:rFonts w:ascii="Times New Roman" w:hAnsi="Times New Roman" w:cs="Times New Roman"/>
          <w:sz w:val="24"/>
          <w:szCs w:val="24"/>
        </w:rPr>
        <w:t xml:space="preserve"> </w:t>
      </w:r>
    </w:p>
    <w:p w14:paraId="120ED592" w14:textId="77777777" w:rsidR="00206AFA" w:rsidRPr="002E07DB" w:rsidRDefault="00206AFA" w:rsidP="00A17D4C">
      <w:pPr>
        <w:spacing w:after="0" w:line="480" w:lineRule="auto"/>
        <w:jc w:val="both"/>
        <w:rPr>
          <w:rFonts w:ascii="Times New Roman" w:hAnsi="Times New Roman" w:cs="Times New Roman"/>
          <w:sz w:val="24"/>
          <w:szCs w:val="24"/>
        </w:rPr>
      </w:pPr>
    </w:p>
    <w:p w14:paraId="5E23EF98" w14:textId="77777777" w:rsidR="003D73F2" w:rsidRPr="002E07DB" w:rsidRDefault="003D73F2" w:rsidP="00A17D4C">
      <w:pPr>
        <w:spacing w:after="0" w:line="480" w:lineRule="auto"/>
        <w:jc w:val="both"/>
        <w:rPr>
          <w:rFonts w:ascii="Times New Roman" w:hAnsi="Times New Roman" w:cs="Times New Roman"/>
          <w:b/>
          <w:sz w:val="24"/>
          <w:szCs w:val="24"/>
        </w:rPr>
      </w:pPr>
      <w:r w:rsidRPr="002E07DB">
        <w:rPr>
          <w:rFonts w:ascii="Times New Roman" w:hAnsi="Times New Roman" w:cs="Times New Roman"/>
          <w:b/>
          <w:sz w:val="24"/>
          <w:szCs w:val="24"/>
        </w:rPr>
        <w:t xml:space="preserve">RESULTS </w:t>
      </w:r>
    </w:p>
    <w:p w14:paraId="23AB84D8" w14:textId="77777777" w:rsidR="003D73F2" w:rsidRDefault="005C36F0" w:rsidP="00A17D4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D73F2" w:rsidRPr="002E07DB">
        <w:rPr>
          <w:rFonts w:ascii="Times New Roman" w:hAnsi="Times New Roman" w:cs="Times New Roman"/>
          <w:sz w:val="24"/>
          <w:szCs w:val="24"/>
        </w:rPr>
        <w:t>new method correctly distinguished the category of “resistant” and “susceptible” in all cases</w:t>
      </w:r>
      <w:r>
        <w:rPr>
          <w:rFonts w:ascii="Times New Roman" w:hAnsi="Times New Roman" w:cs="Times New Roman"/>
          <w:sz w:val="24"/>
          <w:szCs w:val="24"/>
        </w:rPr>
        <w:t xml:space="preserve"> for ciprofloxacin, </w:t>
      </w:r>
      <w:proofErr w:type="spellStart"/>
      <w:r>
        <w:rPr>
          <w:rFonts w:ascii="Times New Roman" w:hAnsi="Times New Roman" w:cs="Times New Roman"/>
          <w:sz w:val="24"/>
          <w:szCs w:val="24"/>
        </w:rPr>
        <w:t>spectinomycin</w:t>
      </w:r>
      <w:proofErr w:type="spellEnd"/>
      <w:r>
        <w:rPr>
          <w:rFonts w:ascii="Times New Roman" w:hAnsi="Times New Roman" w:cs="Times New Roman"/>
          <w:sz w:val="24"/>
          <w:szCs w:val="24"/>
        </w:rPr>
        <w:t xml:space="preserve">, penicillin G and tetracycline. Minor errors occurred for </w:t>
      </w:r>
      <w:r w:rsidR="00E15EEB">
        <w:rPr>
          <w:rFonts w:ascii="Times New Roman" w:hAnsi="Times New Roman" w:cs="Times New Roman"/>
          <w:sz w:val="24"/>
          <w:szCs w:val="24"/>
        </w:rPr>
        <w:t xml:space="preserve">azithromycin that were wrongly misclassified as resistant. Major errors were found for </w:t>
      </w:r>
      <w:proofErr w:type="spellStart"/>
      <w:r w:rsidR="00E15EEB">
        <w:rPr>
          <w:rFonts w:ascii="Times New Roman" w:hAnsi="Times New Roman" w:cs="Times New Roman"/>
          <w:sz w:val="24"/>
          <w:szCs w:val="24"/>
        </w:rPr>
        <w:t>cefixime</w:t>
      </w:r>
      <w:proofErr w:type="spellEnd"/>
      <w:r w:rsidR="00E15EEB">
        <w:rPr>
          <w:rFonts w:ascii="Times New Roman" w:hAnsi="Times New Roman" w:cs="Times New Roman"/>
          <w:sz w:val="24"/>
          <w:szCs w:val="24"/>
        </w:rPr>
        <w:t xml:space="preserve"> and ceftriaxone. Gentamicin could not be compared since resistance no resistance breakpoints are available for this antimicrobial.</w:t>
      </w:r>
    </w:p>
    <w:p w14:paraId="06141828" w14:textId="77777777" w:rsidR="005C36F0" w:rsidRPr="002E07DB" w:rsidRDefault="005C36F0" w:rsidP="00A17D4C">
      <w:pPr>
        <w:spacing w:after="0" w:line="480" w:lineRule="auto"/>
        <w:jc w:val="both"/>
        <w:rPr>
          <w:rFonts w:ascii="Times New Roman" w:hAnsi="Times New Roman" w:cs="Times New Roman"/>
          <w:b/>
          <w:sz w:val="24"/>
          <w:szCs w:val="24"/>
        </w:rPr>
      </w:pPr>
    </w:p>
    <w:p w14:paraId="4BEF6729" w14:textId="77777777" w:rsidR="003D73F2" w:rsidRPr="002E07DB" w:rsidRDefault="003D73F2" w:rsidP="00A17D4C">
      <w:pPr>
        <w:spacing w:after="0" w:line="480" w:lineRule="auto"/>
        <w:jc w:val="both"/>
        <w:rPr>
          <w:rFonts w:ascii="Times New Roman" w:hAnsi="Times New Roman" w:cs="Times New Roman"/>
          <w:b/>
          <w:sz w:val="24"/>
          <w:szCs w:val="24"/>
        </w:rPr>
      </w:pPr>
      <w:r w:rsidRPr="002E07DB">
        <w:rPr>
          <w:rFonts w:ascii="Times New Roman" w:hAnsi="Times New Roman" w:cs="Times New Roman"/>
          <w:b/>
          <w:sz w:val="24"/>
          <w:szCs w:val="24"/>
        </w:rPr>
        <w:t>CONCLUSION</w:t>
      </w:r>
      <w:r w:rsidR="00042B1B">
        <w:rPr>
          <w:rFonts w:ascii="Times New Roman" w:hAnsi="Times New Roman" w:cs="Times New Roman"/>
          <w:b/>
          <w:sz w:val="24"/>
          <w:szCs w:val="24"/>
        </w:rPr>
        <w:t>S</w:t>
      </w:r>
    </w:p>
    <w:p w14:paraId="3A556550" w14:textId="77777777" w:rsidR="003D73F2" w:rsidRDefault="00E15EEB" w:rsidP="00A17D4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w:t>
      </w:r>
      <w:r w:rsidR="00A20858">
        <w:rPr>
          <w:rFonts w:ascii="Times New Roman" w:hAnsi="Times New Roman" w:cs="Times New Roman"/>
          <w:sz w:val="24"/>
          <w:szCs w:val="24"/>
        </w:rPr>
        <w:t xml:space="preserve"> rapid and cost efficient</w:t>
      </w:r>
      <w:r>
        <w:rPr>
          <w:rFonts w:ascii="Times New Roman" w:hAnsi="Times New Roman" w:cs="Times New Roman"/>
          <w:sz w:val="24"/>
          <w:szCs w:val="24"/>
        </w:rPr>
        <w:t xml:space="preserve"> broth </w:t>
      </w:r>
      <w:proofErr w:type="spellStart"/>
      <w:r>
        <w:rPr>
          <w:rFonts w:ascii="Times New Roman" w:hAnsi="Times New Roman" w:cs="Times New Roman"/>
          <w:sz w:val="24"/>
          <w:szCs w:val="24"/>
        </w:rPr>
        <w:t>microdilution</w:t>
      </w:r>
      <w:proofErr w:type="spellEnd"/>
      <w:r>
        <w:rPr>
          <w:rFonts w:ascii="Times New Roman" w:hAnsi="Times New Roman" w:cs="Times New Roman"/>
          <w:sz w:val="24"/>
          <w:szCs w:val="24"/>
        </w:rPr>
        <w:t xml:space="preserve"> assay was </w:t>
      </w:r>
      <w:r w:rsidR="00A20858">
        <w:rPr>
          <w:rFonts w:ascii="Times New Roman" w:hAnsi="Times New Roman" w:cs="Times New Roman"/>
          <w:sz w:val="24"/>
          <w:szCs w:val="24"/>
        </w:rPr>
        <w:t xml:space="preserve">established for </w:t>
      </w:r>
      <w:r w:rsidR="003D73F2" w:rsidRPr="002E07DB">
        <w:rPr>
          <w:rFonts w:ascii="Times New Roman" w:hAnsi="Times New Roman" w:cs="Times New Roman"/>
          <w:i/>
          <w:sz w:val="24"/>
          <w:szCs w:val="24"/>
        </w:rPr>
        <w:t xml:space="preserve">N. </w:t>
      </w:r>
      <w:proofErr w:type="spellStart"/>
      <w:r w:rsidR="003D73F2" w:rsidRPr="002E07DB">
        <w:rPr>
          <w:rFonts w:ascii="Times New Roman" w:hAnsi="Times New Roman" w:cs="Times New Roman"/>
          <w:i/>
          <w:sz w:val="24"/>
          <w:szCs w:val="24"/>
        </w:rPr>
        <w:t>gonorrhoeae</w:t>
      </w:r>
      <w:proofErr w:type="spellEnd"/>
      <w:r w:rsidR="00A20858">
        <w:rPr>
          <w:rFonts w:ascii="Times New Roman" w:hAnsi="Times New Roman" w:cs="Times New Roman"/>
          <w:sz w:val="24"/>
          <w:szCs w:val="24"/>
        </w:rPr>
        <w:t>.</w:t>
      </w:r>
      <w:r w:rsidR="003D73F2" w:rsidRPr="002E07DB">
        <w:rPr>
          <w:rFonts w:ascii="Times New Roman" w:hAnsi="Times New Roman" w:cs="Times New Roman"/>
          <w:i/>
          <w:sz w:val="24"/>
          <w:szCs w:val="24"/>
        </w:rPr>
        <w:t xml:space="preserve"> </w:t>
      </w:r>
      <w:r w:rsidR="00277E1A">
        <w:rPr>
          <w:rFonts w:ascii="Times New Roman" w:hAnsi="Times New Roman" w:cs="Times New Roman"/>
          <w:sz w:val="24"/>
          <w:szCs w:val="24"/>
        </w:rPr>
        <w:t xml:space="preserve">Categorical agreement was excellent in general but major classification errors were found for </w:t>
      </w:r>
      <w:r w:rsidR="00277E1A">
        <w:rPr>
          <w:rFonts w:ascii="Times New Roman" w:hAnsi="Times New Roman" w:cs="Times New Roman"/>
          <w:sz w:val="24"/>
          <w:szCs w:val="24"/>
        </w:rPr>
        <w:lastRenderedPageBreak/>
        <w:t xml:space="preserve">ceftriaxone and </w:t>
      </w:r>
      <w:proofErr w:type="spellStart"/>
      <w:r w:rsidR="00277E1A">
        <w:rPr>
          <w:rFonts w:ascii="Times New Roman" w:hAnsi="Times New Roman" w:cs="Times New Roman"/>
          <w:sz w:val="24"/>
          <w:szCs w:val="24"/>
        </w:rPr>
        <w:t>cefixime</w:t>
      </w:r>
      <w:proofErr w:type="spellEnd"/>
      <w:r w:rsidR="00277E1A">
        <w:rPr>
          <w:rFonts w:ascii="Times New Roman" w:hAnsi="Times New Roman" w:cs="Times New Roman"/>
          <w:sz w:val="24"/>
          <w:szCs w:val="24"/>
        </w:rPr>
        <w:t>. The</w:t>
      </w:r>
      <w:r w:rsidR="003D73F2" w:rsidRPr="002E07DB">
        <w:rPr>
          <w:rFonts w:ascii="Times New Roman" w:hAnsi="Times New Roman" w:cs="Times New Roman"/>
          <w:sz w:val="24"/>
          <w:szCs w:val="24"/>
        </w:rPr>
        <w:t xml:space="preserve"> assay could be a low-cost method to evaluate novel antimicrobial compounds and for high throughput screening to enhance surveillance of </w:t>
      </w:r>
      <w:proofErr w:type="spellStart"/>
      <w:r w:rsidR="003D73F2" w:rsidRPr="002E07DB">
        <w:rPr>
          <w:rFonts w:ascii="Times New Roman" w:hAnsi="Times New Roman" w:cs="Times New Roman"/>
          <w:sz w:val="24"/>
          <w:szCs w:val="24"/>
        </w:rPr>
        <w:t>gonococcal</w:t>
      </w:r>
      <w:proofErr w:type="spellEnd"/>
      <w:r w:rsidR="003D73F2" w:rsidRPr="002E07DB">
        <w:rPr>
          <w:rFonts w:ascii="Times New Roman" w:hAnsi="Times New Roman" w:cs="Times New Roman"/>
          <w:sz w:val="24"/>
          <w:szCs w:val="24"/>
        </w:rPr>
        <w:t xml:space="preserve"> resistance. </w:t>
      </w:r>
    </w:p>
    <w:p w14:paraId="791C8A99" w14:textId="77777777" w:rsidR="00042B1B" w:rsidRDefault="00042B1B" w:rsidP="00A17D4C">
      <w:pPr>
        <w:spacing w:after="0" w:line="480" w:lineRule="auto"/>
        <w:jc w:val="both"/>
        <w:rPr>
          <w:rFonts w:ascii="Times New Roman" w:hAnsi="Times New Roman" w:cs="Times New Roman"/>
          <w:sz w:val="24"/>
          <w:szCs w:val="24"/>
        </w:rPr>
      </w:pPr>
    </w:p>
    <w:p w14:paraId="56FDF5EF" w14:textId="77777777" w:rsidR="00C70B4E" w:rsidRDefault="00C70B4E" w:rsidP="00C70B4E">
      <w:pPr>
        <w:spacing w:after="0" w:line="480" w:lineRule="auto"/>
        <w:rPr>
          <w:rFonts w:ascii="Times New Roman" w:hAnsi="Times New Roman" w:cs="Times New Roman"/>
          <w:sz w:val="24"/>
          <w:szCs w:val="24"/>
        </w:rPr>
      </w:pPr>
      <w:r w:rsidRPr="0025509F">
        <w:rPr>
          <w:rFonts w:ascii="Times New Roman" w:hAnsi="Times New Roman"/>
          <w:b/>
          <w:sz w:val="24"/>
          <w:szCs w:val="24"/>
        </w:rPr>
        <w:t>Keywords:</w:t>
      </w:r>
      <w:r w:rsidRPr="00546D7A">
        <w:rPr>
          <w:rFonts w:ascii="Times New Roman" w:hAnsi="Times New Roman"/>
          <w:sz w:val="24"/>
          <w:szCs w:val="24"/>
        </w:rPr>
        <w:t xml:space="preserve"> </w:t>
      </w:r>
      <w:proofErr w:type="spellStart"/>
      <w:r>
        <w:rPr>
          <w:rFonts w:ascii="Times New Roman" w:hAnsi="Times New Roman"/>
          <w:b/>
          <w:sz w:val="24"/>
          <w:szCs w:val="24"/>
        </w:rPr>
        <w:t>G</w:t>
      </w:r>
      <w:r w:rsidRPr="00ED47BF">
        <w:rPr>
          <w:rFonts w:ascii="Times New Roman" w:hAnsi="Times New Roman"/>
          <w:b/>
          <w:sz w:val="24"/>
          <w:szCs w:val="24"/>
        </w:rPr>
        <w:t>onorrhea</w:t>
      </w:r>
      <w:proofErr w:type="spellEnd"/>
      <w:r>
        <w:rPr>
          <w:rFonts w:ascii="Times New Roman" w:hAnsi="Times New Roman"/>
          <w:b/>
          <w:sz w:val="24"/>
          <w:szCs w:val="24"/>
        </w:rPr>
        <w:t>,</w:t>
      </w:r>
      <w:r w:rsidRPr="00ED47BF">
        <w:rPr>
          <w:rFonts w:ascii="Times New Roman" w:hAnsi="Times New Roman"/>
          <w:b/>
          <w:sz w:val="24"/>
          <w:szCs w:val="24"/>
        </w:rPr>
        <w:t xml:space="preserve"> </w:t>
      </w:r>
      <w:proofErr w:type="spellStart"/>
      <w:r w:rsidR="009B4D4B">
        <w:rPr>
          <w:rFonts w:ascii="Times New Roman" w:hAnsi="Times New Roman"/>
          <w:b/>
          <w:sz w:val="24"/>
          <w:szCs w:val="24"/>
        </w:rPr>
        <w:t>resazurin</w:t>
      </w:r>
      <w:proofErr w:type="spellEnd"/>
      <w:r>
        <w:rPr>
          <w:rFonts w:ascii="Times New Roman" w:hAnsi="Times New Roman"/>
          <w:b/>
          <w:sz w:val="24"/>
          <w:szCs w:val="24"/>
        </w:rPr>
        <w:t>,</w:t>
      </w:r>
      <w:r w:rsidRPr="00ED47BF">
        <w:rPr>
          <w:rFonts w:ascii="Times New Roman" w:hAnsi="Times New Roman"/>
          <w:b/>
          <w:sz w:val="24"/>
          <w:szCs w:val="24"/>
        </w:rPr>
        <w:t xml:space="preserve"> </w:t>
      </w:r>
      <w:r w:rsidR="009B4D4B">
        <w:rPr>
          <w:rFonts w:ascii="Times New Roman" w:hAnsi="Times New Roman"/>
          <w:b/>
          <w:sz w:val="24"/>
          <w:szCs w:val="24"/>
        </w:rPr>
        <w:t xml:space="preserve">broth </w:t>
      </w:r>
      <w:proofErr w:type="spellStart"/>
      <w:r w:rsidR="009B4D4B">
        <w:rPr>
          <w:rFonts w:ascii="Times New Roman" w:hAnsi="Times New Roman"/>
          <w:b/>
          <w:sz w:val="24"/>
          <w:szCs w:val="24"/>
        </w:rPr>
        <w:t>microdilution</w:t>
      </w:r>
      <w:proofErr w:type="spellEnd"/>
      <w:r w:rsidR="009B4D4B">
        <w:rPr>
          <w:rFonts w:ascii="Times New Roman" w:hAnsi="Times New Roman"/>
          <w:b/>
          <w:sz w:val="24"/>
          <w:szCs w:val="24"/>
        </w:rPr>
        <w:t>, minimal inhibitory concentration, dose-response curve</w:t>
      </w:r>
    </w:p>
    <w:p w14:paraId="67D0B075" w14:textId="77777777" w:rsidR="00C70B4E" w:rsidRDefault="009B4D4B" w:rsidP="00A17D4C">
      <w:pPr>
        <w:spacing w:after="0" w:line="480" w:lineRule="auto"/>
        <w:jc w:val="both"/>
        <w:rPr>
          <w:rFonts w:ascii="Times New Roman" w:hAnsi="Times New Roman" w:cs="Times New Roman"/>
          <w:sz w:val="24"/>
          <w:szCs w:val="24"/>
        </w:rPr>
      </w:pPr>
      <w:r>
        <w:rPr>
          <w:rFonts w:ascii="Times New Roman" w:hAnsi="Times New Roman"/>
          <w:b/>
          <w:sz w:val="24"/>
          <w:szCs w:val="24"/>
        </w:rPr>
        <w:t>Running title</w:t>
      </w:r>
      <w:r w:rsidRPr="0025509F">
        <w:rPr>
          <w:rFonts w:ascii="Times New Roman" w:hAnsi="Times New Roman"/>
          <w:b/>
          <w:sz w:val="24"/>
          <w:szCs w:val="24"/>
        </w:rPr>
        <w:t>:</w:t>
      </w:r>
      <w:r>
        <w:rPr>
          <w:rFonts w:ascii="Times New Roman" w:hAnsi="Times New Roman"/>
          <w:b/>
          <w:sz w:val="24"/>
          <w:szCs w:val="24"/>
        </w:rPr>
        <w:t xml:space="preserve"> Broth </w:t>
      </w:r>
      <w:proofErr w:type="spellStart"/>
      <w:r w:rsidRPr="00A17D4C">
        <w:rPr>
          <w:rFonts w:ascii="Times New Roman" w:hAnsi="Times New Roman" w:cs="Times New Roman"/>
          <w:b/>
          <w:sz w:val="24"/>
          <w:szCs w:val="24"/>
        </w:rPr>
        <w:t>microdilution</w:t>
      </w:r>
      <w:proofErr w:type="spellEnd"/>
      <w:r w:rsidRPr="00A17D4C">
        <w:rPr>
          <w:rFonts w:ascii="Times New Roman" w:hAnsi="Times New Roman" w:cs="Times New Roman"/>
          <w:b/>
          <w:sz w:val="24"/>
          <w:szCs w:val="24"/>
        </w:rPr>
        <w:t xml:space="preserve"> assay for antimicrobial susceptibility testing of </w:t>
      </w:r>
      <w:r>
        <w:rPr>
          <w:rFonts w:ascii="Times New Roman" w:hAnsi="Times New Roman" w:cs="Times New Roman"/>
          <w:b/>
          <w:i/>
          <w:iCs/>
          <w:sz w:val="24"/>
          <w:szCs w:val="24"/>
        </w:rPr>
        <w:t>N</w:t>
      </w:r>
      <w:r w:rsidRPr="00A17D4C">
        <w:rPr>
          <w:rFonts w:ascii="Times New Roman" w:hAnsi="Times New Roman" w:cs="Times New Roman"/>
          <w:b/>
          <w:i/>
          <w:iCs/>
          <w:sz w:val="24"/>
          <w:szCs w:val="24"/>
        </w:rPr>
        <w:t xml:space="preserve">eisseria </w:t>
      </w:r>
      <w:proofErr w:type="spellStart"/>
      <w:r w:rsidRPr="00A17D4C">
        <w:rPr>
          <w:rFonts w:ascii="Times New Roman" w:hAnsi="Times New Roman" w:cs="Times New Roman"/>
          <w:b/>
          <w:i/>
          <w:iCs/>
          <w:sz w:val="24"/>
          <w:szCs w:val="24"/>
        </w:rPr>
        <w:t>gonorrhoeae</w:t>
      </w:r>
      <w:proofErr w:type="spellEnd"/>
    </w:p>
    <w:p w14:paraId="4C0E6227" w14:textId="77777777" w:rsidR="00C70B4E" w:rsidRPr="002E07DB" w:rsidRDefault="00C70B4E" w:rsidP="00A17D4C">
      <w:pPr>
        <w:spacing w:after="0" w:line="480" w:lineRule="auto"/>
        <w:jc w:val="both"/>
        <w:rPr>
          <w:rFonts w:ascii="Times New Roman" w:hAnsi="Times New Roman" w:cs="Times New Roman"/>
          <w:sz w:val="24"/>
          <w:szCs w:val="24"/>
        </w:rPr>
      </w:pPr>
    </w:p>
    <w:p w14:paraId="5ED8505A" w14:textId="77777777" w:rsidR="00C70B4E" w:rsidRDefault="00C70B4E" w:rsidP="00A17D4C">
      <w:pPr>
        <w:spacing w:line="480" w:lineRule="auto"/>
        <w:rPr>
          <w:rFonts w:ascii="Times New Roman" w:hAnsi="Times New Roman" w:cs="Times New Roman"/>
          <w:b/>
          <w:sz w:val="24"/>
          <w:szCs w:val="24"/>
        </w:rPr>
      </w:pPr>
    </w:p>
    <w:p w14:paraId="2B8F72E6" w14:textId="77777777" w:rsidR="00C70B4E" w:rsidRDefault="00C70B4E" w:rsidP="00A17D4C">
      <w:pPr>
        <w:spacing w:line="480" w:lineRule="auto"/>
        <w:rPr>
          <w:rFonts w:ascii="Times New Roman" w:hAnsi="Times New Roman" w:cs="Times New Roman"/>
          <w:b/>
          <w:sz w:val="24"/>
          <w:szCs w:val="24"/>
        </w:rPr>
      </w:pPr>
    </w:p>
    <w:p w14:paraId="3937B21A" w14:textId="77777777" w:rsidR="00C70B4E" w:rsidRDefault="00C70B4E" w:rsidP="00A17D4C">
      <w:pPr>
        <w:spacing w:line="480" w:lineRule="auto"/>
        <w:rPr>
          <w:rFonts w:ascii="Times New Roman" w:hAnsi="Times New Roman" w:cs="Times New Roman"/>
          <w:b/>
          <w:sz w:val="24"/>
          <w:szCs w:val="24"/>
        </w:rPr>
      </w:pPr>
    </w:p>
    <w:p w14:paraId="28B87367" w14:textId="77777777" w:rsidR="00C70B4E" w:rsidRDefault="00C70B4E" w:rsidP="00A17D4C">
      <w:pPr>
        <w:spacing w:line="480" w:lineRule="auto"/>
        <w:rPr>
          <w:rFonts w:ascii="Times New Roman" w:hAnsi="Times New Roman" w:cs="Times New Roman"/>
          <w:b/>
          <w:sz w:val="24"/>
          <w:szCs w:val="24"/>
        </w:rPr>
      </w:pPr>
    </w:p>
    <w:p w14:paraId="472FF5BB" w14:textId="77777777" w:rsidR="00C70B4E" w:rsidRDefault="00C70B4E" w:rsidP="00A17D4C">
      <w:pPr>
        <w:spacing w:line="480" w:lineRule="auto"/>
        <w:rPr>
          <w:rFonts w:ascii="Times New Roman" w:hAnsi="Times New Roman" w:cs="Times New Roman"/>
          <w:b/>
          <w:sz w:val="24"/>
          <w:szCs w:val="24"/>
        </w:rPr>
      </w:pPr>
    </w:p>
    <w:p w14:paraId="15F2F36F" w14:textId="77777777" w:rsidR="00C70B4E" w:rsidRDefault="00C70B4E" w:rsidP="00A17D4C">
      <w:pPr>
        <w:spacing w:line="480" w:lineRule="auto"/>
        <w:rPr>
          <w:rFonts w:ascii="Times New Roman" w:hAnsi="Times New Roman" w:cs="Times New Roman"/>
          <w:b/>
          <w:sz w:val="24"/>
          <w:szCs w:val="24"/>
        </w:rPr>
      </w:pPr>
    </w:p>
    <w:p w14:paraId="24719D67" w14:textId="77777777" w:rsidR="00C70B4E" w:rsidRDefault="00C70B4E" w:rsidP="00A17D4C">
      <w:pPr>
        <w:spacing w:line="480" w:lineRule="auto"/>
        <w:rPr>
          <w:rFonts w:ascii="Times New Roman" w:hAnsi="Times New Roman" w:cs="Times New Roman"/>
          <w:b/>
          <w:sz w:val="24"/>
          <w:szCs w:val="24"/>
        </w:rPr>
      </w:pPr>
    </w:p>
    <w:p w14:paraId="35B0351C" w14:textId="77777777" w:rsidR="00A5313B" w:rsidRDefault="00A5313B" w:rsidP="00A17D4C">
      <w:pPr>
        <w:spacing w:line="480" w:lineRule="auto"/>
        <w:rPr>
          <w:rFonts w:ascii="Times New Roman" w:hAnsi="Times New Roman" w:cs="Times New Roman"/>
          <w:b/>
          <w:sz w:val="24"/>
          <w:szCs w:val="24"/>
        </w:rPr>
      </w:pPr>
    </w:p>
    <w:p w14:paraId="43F251F5" w14:textId="77777777" w:rsidR="00A5313B" w:rsidRDefault="00A5313B" w:rsidP="00A17D4C">
      <w:pPr>
        <w:spacing w:line="480" w:lineRule="auto"/>
        <w:rPr>
          <w:rFonts w:ascii="Times New Roman" w:hAnsi="Times New Roman" w:cs="Times New Roman"/>
          <w:b/>
          <w:sz w:val="24"/>
          <w:szCs w:val="24"/>
        </w:rPr>
      </w:pPr>
    </w:p>
    <w:p w14:paraId="423EF53A" w14:textId="77777777" w:rsidR="00A5313B" w:rsidRDefault="00A5313B" w:rsidP="00A17D4C">
      <w:pPr>
        <w:spacing w:line="480" w:lineRule="auto"/>
        <w:rPr>
          <w:rFonts w:ascii="Times New Roman" w:hAnsi="Times New Roman" w:cs="Times New Roman"/>
          <w:b/>
          <w:sz w:val="24"/>
          <w:szCs w:val="24"/>
        </w:rPr>
      </w:pPr>
    </w:p>
    <w:p w14:paraId="04528804" w14:textId="77777777" w:rsidR="00A90C80" w:rsidRDefault="00A90C80" w:rsidP="00A17D4C">
      <w:pPr>
        <w:spacing w:line="480" w:lineRule="auto"/>
        <w:rPr>
          <w:rFonts w:ascii="Times New Roman" w:hAnsi="Times New Roman" w:cs="Times New Roman"/>
          <w:b/>
          <w:sz w:val="24"/>
          <w:szCs w:val="24"/>
        </w:rPr>
      </w:pPr>
    </w:p>
    <w:p w14:paraId="6D38C20A" w14:textId="77777777" w:rsidR="00F87EC7" w:rsidRDefault="00F87EC7" w:rsidP="00A17D4C">
      <w:pPr>
        <w:spacing w:line="480" w:lineRule="auto"/>
        <w:rPr>
          <w:rFonts w:ascii="Times New Roman" w:hAnsi="Times New Roman" w:cs="Times New Roman"/>
          <w:b/>
          <w:sz w:val="24"/>
          <w:szCs w:val="24"/>
        </w:rPr>
      </w:pPr>
    </w:p>
    <w:p w14:paraId="3578E980" w14:textId="77777777" w:rsidR="00F87EC7" w:rsidRDefault="00F87EC7" w:rsidP="00A17D4C">
      <w:pPr>
        <w:spacing w:line="480" w:lineRule="auto"/>
        <w:rPr>
          <w:rFonts w:ascii="Times New Roman" w:hAnsi="Times New Roman" w:cs="Times New Roman"/>
          <w:b/>
          <w:sz w:val="24"/>
          <w:szCs w:val="24"/>
        </w:rPr>
      </w:pPr>
    </w:p>
    <w:p w14:paraId="7AA2B4AE" w14:textId="77777777" w:rsidR="009206A7" w:rsidRDefault="00BC0387" w:rsidP="00A17D4C">
      <w:pPr>
        <w:spacing w:line="480" w:lineRule="auto"/>
        <w:rPr>
          <w:rFonts w:ascii="Times New Roman" w:hAnsi="Times New Roman" w:cs="Times New Roman"/>
          <w:b/>
          <w:sz w:val="24"/>
          <w:szCs w:val="24"/>
        </w:rPr>
      </w:pPr>
      <w:r w:rsidRPr="00BC0387">
        <w:rPr>
          <w:rFonts w:ascii="Times New Roman" w:hAnsi="Times New Roman" w:cs="Times New Roman"/>
          <w:b/>
          <w:sz w:val="24"/>
          <w:szCs w:val="24"/>
        </w:rPr>
        <w:lastRenderedPageBreak/>
        <w:t>INTRODUCTION</w:t>
      </w:r>
    </w:p>
    <w:p w14:paraId="4EFA679A" w14:textId="77777777" w:rsidR="00C1579A" w:rsidRDefault="000C7E73" w:rsidP="00A17D4C">
      <w:pPr>
        <w:spacing w:line="480" w:lineRule="auto"/>
        <w:jc w:val="both"/>
        <w:rPr>
          <w:rFonts w:ascii="Times New Roman" w:hAnsi="Times New Roman" w:cs="Times New Roman"/>
          <w:sz w:val="24"/>
          <w:szCs w:val="24"/>
        </w:rPr>
      </w:pPr>
      <w:r w:rsidRPr="009206A7">
        <w:rPr>
          <w:rFonts w:ascii="Times New Roman" w:hAnsi="Times New Roman" w:cs="Times New Roman"/>
          <w:i/>
          <w:sz w:val="24"/>
          <w:szCs w:val="24"/>
        </w:rPr>
        <w:t xml:space="preserve">Neisseria </w:t>
      </w:r>
      <w:proofErr w:type="spellStart"/>
      <w:r w:rsidRPr="009206A7">
        <w:rPr>
          <w:rFonts w:ascii="Times New Roman" w:hAnsi="Times New Roman" w:cs="Times New Roman"/>
          <w:i/>
          <w:sz w:val="24"/>
          <w:szCs w:val="24"/>
        </w:rPr>
        <w:t>gonorrhoeae</w:t>
      </w:r>
      <w:proofErr w:type="spellEnd"/>
      <w:r>
        <w:rPr>
          <w:rFonts w:ascii="Times New Roman" w:hAnsi="Times New Roman" w:cs="Times New Roman"/>
          <w:sz w:val="24"/>
          <w:szCs w:val="24"/>
        </w:rPr>
        <w:t xml:space="preserve"> is a gram-negative, fastidious bacterium that causes the sexually transmitted disease gonorrhoea</w:t>
      </w:r>
      <w:r w:rsidR="00F5346C">
        <w:rPr>
          <w:rFonts w:ascii="Times New Roman" w:hAnsi="Times New Roman" w:cs="Times New Roman"/>
          <w:sz w:val="24"/>
          <w:szCs w:val="24"/>
        </w:rPr>
        <w:t xml:space="preserve">. </w:t>
      </w:r>
      <w:r w:rsidR="00F87CFA">
        <w:rPr>
          <w:rFonts w:ascii="Times New Roman" w:hAnsi="Times New Roman" w:cs="Times New Roman"/>
          <w:sz w:val="24"/>
          <w:szCs w:val="24"/>
        </w:rPr>
        <w:t>M</w:t>
      </w:r>
      <w:r w:rsidR="00AC751C">
        <w:rPr>
          <w:rFonts w:ascii="Times New Roman" w:hAnsi="Times New Roman" w:cs="Times New Roman"/>
          <w:sz w:val="24"/>
          <w:szCs w:val="24"/>
        </w:rPr>
        <w:t xml:space="preserve">ethods to determine the MIC of new isolates </w:t>
      </w:r>
      <w:r w:rsidR="00296EF9">
        <w:rPr>
          <w:rFonts w:ascii="Times New Roman" w:hAnsi="Times New Roman" w:cs="Times New Roman"/>
          <w:sz w:val="24"/>
          <w:szCs w:val="24"/>
        </w:rPr>
        <w:t xml:space="preserve">are </w:t>
      </w:r>
      <w:r w:rsidR="008937E7">
        <w:rPr>
          <w:rFonts w:ascii="Times New Roman" w:hAnsi="Times New Roman" w:cs="Times New Roman"/>
          <w:sz w:val="24"/>
          <w:szCs w:val="24"/>
        </w:rPr>
        <w:t>crucial</w:t>
      </w:r>
      <w:r w:rsidR="00AC751C">
        <w:rPr>
          <w:rFonts w:ascii="Times New Roman" w:hAnsi="Times New Roman" w:cs="Times New Roman"/>
          <w:sz w:val="24"/>
          <w:szCs w:val="24"/>
        </w:rPr>
        <w:t xml:space="preserve"> to monitor the epidemiology of resistant clones, diagnose treatment failures</w:t>
      </w:r>
      <w:r w:rsidR="00BA3620">
        <w:rPr>
          <w:rFonts w:ascii="Times New Roman" w:hAnsi="Times New Roman" w:cs="Times New Roman"/>
          <w:sz w:val="24"/>
          <w:szCs w:val="24"/>
        </w:rPr>
        <w:t>, discover</w:t>
      </w:r>
      <w:r w:rsidR="00AC751C">
        <w:rPr>
          <w:rFonts w:ascii="Times New Roman" w:hAnsi="Times New Roman" w:cs="Times New Roman"/>
          <w:sz w:val="24"/>
          <w:szCs w:val="24"/>
        </w:rPr>
        <w:t xml:space="preserve"> resistance determinants </w:t>
      </w:r>
      <w:r w:rsidR="00BA3620">
        <w:rPr>
          <w:rFonts w:ascii="Times New Roman" w:hAnsi="Times New Roman" w:cs="Times New Roman"/>
          <w:sz w:val="24"/>
          <w:szCs w:val="24"/>
        </w:rPr>
        <w:t>and</w:t>
      </w:r>
      <w:r w:rsidR="00AC751C">
        <w:rPr>
          <w:rFonts w:ascii="Times New Roman" w:hAnsi="Times New Roman" w:cs="Times New Roman"/>
          <w:sz w:val="24"/>
          <w:szCs w:val="24"/>
        </w:rPr>
        <w:t xml:space="preserve"> </w:t>
      </w:r>
      <w:r w:rsidR="00BA3620">
        <w:rPr>
          <w:rFonts w:ascii="Times New Roman" w:hAnsi="Times New Roman" w:cs="Times New Roman"/>
          <w:sz w:val="24"/>
          <w:szCs w:val="24"/>
        </w:rPr>
        <w:t>describe</w:t>
      </w:r>
      <w:r w:rsidR="00AC751C">
        <w:rPr>
          <w:rFonts w:ascii="Times New Roman" w:hAnsi="Times New Roman" w:cs="Times New Roman"/>
          <w:sz w:val="24"/>
          <w:szCs w:val="24"/>
        </w:rPr>
        <w:t xml:space="preserve"> the </w:t>
      </w:r>
      <w:r w:rsidR="00F87CFA">
        <w:rPr>
          <w:rFonts w:ascii="Times New Roman" w:hAnsi="Times New Roman" w:cs="Times New Roman"/>
          <w:sz w:val="24"/>
          <w:szCs w:val="24"/>
        </w:rPr>
        <w:t>effects</w:t>
      </w:r>
      <w:r w:rsidR="00E57E2C">
        <w:rPr>
          <w:rFonts w:ascii="Times New Roman" w:hAnsi="Times New Roman" w:cs="Times New Roman"/>
          <w:sz w:val="24"/>
          <w:szCs w:val="24"/>
        </w:rPr>
        <w:t xml:space="preserve"> of</w:t>
      </w:r>
      <w:r w:rsidR="00AC751C">
        <w:rPr>
          <w:rFonts w:ascii="Times New Roman" w:hAnsi="Times New Roman" w:cs="Times New Roman"/>
          <w:sz w:val="24"/>
          <w:szCs w:val="24"/>
        </w:rPr>
        <w:t xml:space="preserve"> novel compounds.</w:t>
      </w:r>
    </w:p>
    <w:p w14:paraId="77656A77" w14:textId="2180E85C" w:rsidR="00C767B9" w:rsidRDefault="00F2224F" w:rsidP="00C767B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MIC is defined as the concentration of a compound that inhibits visible growth. </w:t>
      </w:r>
      <w:r w:rsidR="00F87CFA">
        <w:rPr>
          <w:rFonts w:ascii="Times New Roman" w:hAnsi="Times New Roman" w:cs="Times New Roman"/>
          <w:sz w:val="24"/>
          <w:szCs w:val="24"/>
        </w:rPr>
        <w:t>Due to the lack of suitable broth media s</w:t>
      </w:r>
      <w:r w:rsidR="00B30377">
        <w:rPr>
          <w:rFonts w:ascii="Times New Roman" w:hAnsi="Times New Roman" w:cs="Times New Roman"/>
          <w:sz w:val="24"/>
          <w:szCs w:val="24"/>
        </w:rPr>
        <w:t xml:space="preserve">usceptibility testing in </w:t>
      </w:r>
      <w:r w:rsidR="00B30377" w:rsidRPr="00D9437B">
        <w:rPr>
          <w:rFonts w:ascii="Times New Roman" w:hAnsi="Times New Roman" w:cs="Times New Roman"/>
          <w:i/>
          <w:sz w:val="24"/>
          <w:szCs w:val="24"/>
        </w:rPr>
        <w:t xml:space="preserve">N. </w:t>
      </w:r>
      <w:proofErr w:type="spellStart"/>
      <w:r w:rsidR="00B30377" w:rsidRPr="00D9437B">
        <w:rPr>
          <w:rFonts w:ascii="Times New Roman" w:hAnsi="Times New Roman" w:cs="Times New Roman"/>
          <w:i/>
          <w:sz w:val="24"/>
          <w:szCs w:val="24"/>
        </w:rPr>
        <w:t>gonorrhoeae</w:t>
      </w:r>
      <w:proofErr w:type="spellEnd"/>
      <w:r w:rsidR="00B30377">
        <w:rPr>
          <w:rFonts w:ascii="Times New Roman" w:hAnsi="Times New Roman" w:cs="Times New Roman"/>
          <w:sz w:val="24"/>
          <w:szCs w:val="24"/>
        </w:rPr>
        <w:t xml:space="preserve"> </w:t>
      </w:r>
      <w:r w:rsidR="00F87CFA">
        <w:rPr>
          <w:rFonts w:ascii="Times New Roman" w:hAnsi="Times New Roman" w:cs="Times New Roman"/>
          <w:sz w:val="24"/>
          <w:szCs w:val="24"/>
        </w:rPr>
        <w:t>has been</w:t>
      </w:r>
      <w:r w:rsidR="00532747">
        <w:rPr>
          <w:rFonts w:ascii="Times New Roman" w:hAnsi="Times New Roman" w:cs="Times New Roman"/>
          <w:sz w:val="24"/>
          <w:szCs w:val="24"/>
        </w:rPr>
        <w:t xml:space="preserve"> mainly</w:t>
      </w:r>
      <w:r w:rsidR="00F87CFA">
        <w:rPr>
          <w:rFonts w:ascii="Times New Roman" w:hAnsi="Times New Roman" w:cs="Times New Roman"/>
          <w:sz w:val="24"/>
          <w:szCs w:val="24"/>
        </w:rPr>
        <w:t xml:space="preserve"> limited to</w:t>
      </w:r>
      <w:r w:rsidR="00C1579A">
        <w:rPr>
          <w:rFonts w:ascii="Times New Roman" w:hAnsi="Times New Roman" w:cs="Times New Roman"/>
          <w:sz w:val="24"/>
          <w:szCs w:val="24"/>
        </w:rPr>
        <w:t xml:space="preserve"> either</w:t>
      </w:r>
      <w:r w:rsidR="00BA3620">
        <w:rPr>
          <w:rFonts w:ascii="Times New Roman" w:hAnsi="Times New Roman" w:cs="Times New Roman"/>
          <w:sz w:val="24"/>
          <w:szCs w:val="24"/>
        </w:rPr>
        <w:t xml:space="preserve"> </w:t>
      </w:r>
      <w:proofErr w:type="spellStart"/>
      <w:r w:rsidR="00BA3620">
        <w:rPr>
          <w:rFonts w:ascii="Times New Roman" w:hAnsi="Times New Roman" w:cs="Times New Roman"/>
          <w:sz w:val="24"/>
          <w:szCs w:val="24"/>
        </w:rPr>
        <w:t>Et</w:t>
      </w:r>
      <w:r w:rsidR="00B30377">
        <w:rPr>
          <w:rFonts w:ascii="Times New Roman" w:hAnsi="Times New Roman" w:cs="Times New Roman"/>
          <w:sz w:val="24"/>
          <w:szCs w:val="24"/>
        </w:rPr>
        <w:t>est</w:t>
      </w:r>
      <w:proofErr w:type="spellEnd"/>
      <w:r w:rsidR="00B30377">
        <w:rPr>
          <w:rFonts w:ascii="Times New Roman" w:hAnsi="Times New Roman" w:cs="Times New Roman"/>
          <w:sz w:val="24"/>
          <w:szCs w:val="24"/>
        </w:rPr>
        <w:t xml:space="preserve">, disc diffusion </w:t>
      </w:r>
      <w:r w:rsidR="00C1579A">
        <w:rPr>
          <w:rFonts w:ascii="Times New Roman" w:hAnsi="Times New Roman" w:cs="Times New Roman"/>
          <w:sz w:val="24"/>
          <w:szCs w:val="24"/>
        </w:rPr>
        <w:t>or</w:t>
      </w:r>
      <w:r w:rsidR="00B30377">
        <w:rPr>
          <w:rFonts w:ascii="Times New Roman" w:hAnsi="Times New Roman" w:cs="Times New Roman"/>
          <w:sz w:val="24"/>
          <w:szCs w:val="24"/>
        </w:rPr>
        <w:t xml:space="preserve"> </w:t>
      </w:r>
      <w:r w:rsidR="00C1579A">
        <w:rPr>
          <w:rFonts w:ascii="Times New Roman" w:hAnsi="Times New Roman" w:cs="Times New Roman"/>
          <w:sz w:val="24"/>
          <w:szCs w:val="24"/>
        </w:rPr>
        <w:t>a</w:t>
      </w:r>
      <w:r w:rsidR="00B30377">
        <w:rPr>
          <w:rFonts w:ascii="Times New Roman" w:hAnsi="Times New Roman" w:cs="Times New Roman"/>
          <w:sz w:val="24"/>
          <w:szCs w:val="24"/>
        </w:rPr>
        <w:t xml:space="preserve">gar dilution. </w:t>
      </w:r>
      <w:r w:rsidR="0069083D">
        <w:rPr>
          <w:rFonts w:ascii="Times New Roman" w:hAnsi="Times New Roman" w:cs="Times New Roman"/>
          <w:sz w:val="24"/>
          <w:szCs w:val="24"/>
        </w:rPr>
        <w:t>Agar dilution is the gold standard for susceptibility testing</w:t>
      </w:r>
      <w:r w:rsidR="00DC2BC7">
        <w:rPr>
          <w:rFonts w:ascii="Times New Roman" w:hAnsi="Times New Roman" w:cs="Times New Roman"/>
          <w:sz w:val="24"/>
          <w:szCs w:val="24"/>
        </w:rPr>
        <w:t xml:space="preserve"> of in this fastidious organism. Essential agreement with this method is defined as +/- one doubling dilution and should be above 90%</w:t>
      </w:r>
      <w:r w:rsidR="00E941DE">
        <w:rPr>
          <w:rFonts w:ascii="Times New Roman" w:hAnsi="Times New Roman" w:cs="Times New Roman"/>
          <w:sz w:val="24"/>
          <w:szCs w:val="24"/>
        </w:rPr>
        <w:t xml:space="preserve"> for diagnostic purposes where the same resistance breakpoints are applied</w:t>
      </w:r>
      <w:r w:rsidR="00DC2BC7">
        <w:rPr>
          <w:rFonts w:ascii="Times New Roman" w:hAnsi="Times New Roman" w:cs="Times New Roman"/>
          <w:sz w:val="24"/>
          <w:szCs w:val="24"/>
        </w:rPr>
        <w:fldChar w:fldCharType="begin"/>
      </w:r>
      <w:r w:rsidR="00CB2B1F">
        <w:rPr>
          <w:rFonts w:ascii="Times New Roman" w:hAnsi="Times New Roman" w:cs="Times New Roman"/>
          <w:sz w:val="24"/>
          <w:szCs w:val="24"/>
        </w:rPr>
        <w:instrText xml:space="preserve"> ADDIN ZOTERO_ITEM CSL_CITATION {"citationID":"FsD0BQ7E","properties":{"formattedCitation":"{\\rtf \\super 1\\nosupersub{}}","plainCitation":"1"},"citationItems":[{"id":399,"uris":["http://zotero.org/users/1321783/items/Z3S6KAF7"],"uri":["http://zotero.org/users/1321783/items/Z3S6KAF7"],"itemData":{"id":399,"type":"article-journal","title":"Comparative assessment of Etest for testing susceptibilities of Neisseria gonorrhoeae to penicillin, tetracycline, ceftriaxone, cefotaxime, and ciprofloxacin: investigation using 510(k) review criteria, recommended by the Food and Drug Administration","container-title":"Journal of Clinical Microbiology","page":"3214-3217","volume":"34","issue":"12","source":"PubMed","abstract":"We evaluated the ability of the Etest (AB Biodisk, Solna, Sweden) method to accurately and reproducibly determine the antimicrobial susceptibility of Neisseria gonorrhoeae. One hundred gonococcal isolates were used to evaluate the diagnostic performance of the Etest compared with the reference agar dilution method for penicillin, tetracycline, ciprofloxacin, and ceftriaxone. Between 92 and 99% of Etest MIC results for all drugs were within +/- 1 log2 dilution of the reference MIC. According to recommended interpretive criteria, ceftriaxone, cefotaxime, and ciprofloxacin had 100% categorical agreement, while penicillin (86%) and tetracycline (85%) categorical agreement percentages were lower because of the large number of strains that were within 0.5 to 1 log2 dilution of the susceptible or resistant breakpoints. Reproducibility data also demonstrated that the Etest was precise (99.1%) when subjected to replicate testing. On the basis of these data, the Etest method provides an effective, simple alternative to the reference agar dilution method for the direct quantification of N. gonorrhoeae susceptibility.","ISSN":"0095-1137","note":"PMID: 8940476\nPMCID: PMC229487","shortTitle":"Comparative assessment of Etest for testing susceptibilities of Neisseria gonorrhoeae to penicillin, tetracycline, ceftriaxone, cefotaxime, and ciprofloxacin","journalAbbreviation":"J. Clin. Microbiol.","language":"ENG","author":[{"family":"Biedenbach","given":"D. J."},{"family":"Jones","given":"R. N."}],"issued":{"date-parts":[["1996",12]]},"PMID":"8940476","PMCID":"PMC229487"}}],"schema":"https://github.com/citation-style-language/schema/raw/master/csl-citation.json"} </w:instrText>
      </w:r>
      <w:r w:rsidR="00DC2BC7">
        <w:rPr>
          <w:rFonts w:ascii="Times New Roman" w:hAnsi="Times New Roman" w:cs="Times New Roman"/>
          <w:sz w:val="24"/>
          <w:szCs w:val="24"/>
        </w:rPr>
        <w:fldChar w:fldCharType="separate"/>
      </w:r>
      <w:r w:rsidR="00CB2B1F" w:rsidRPr="00CB2B1F">
        <w:rPr>
          <w:rFonts w:ascii="Times New Roman" w:hAnsi="Times New Roman" w:cs="Times New Roman"/>
          <w:sz w:val="24"/>
          <w:szCs w:val="24"/>
          <w:vertAlign w:val="superscript"/>
        </w:rPr>
        <w:t>1</w:t>
      </w:r>
      <w:r w:rsidR="00DC2BC7">
        <w:rPr>
          <w:rFonts w:ascii="Times New Roman" w:hAnsi="Times New Roman" w:cs="Times New Roman"/>
          <w:sz w:val="24"/>
          <w:szCs w:val="24"/>
        </w:rPr>
        <w:fldChar w:fldCharType="end"/>
      </w:r>
      <w:r w:rsidR="00DC2BC7">
        <w:rPr>
          <w:rFonts w:ascii="Times New Roman" w:hAnsi="Times New Roman" w:cs="Times New Roman"/>
          <w:sz w:val="24"/>
          <w:szCs w:val="24"/>
        </w:rPr>
        <w:t xml:space="preserve">. </w:t>
      </w:r>
      <w:proofErr w:type="spellStart"/>
      <w:r w:rsidR="00E941DE">
        <w:rPr>
          <w:rFonts w:ascii="Times New Roman" w:hAnsi="Times New Roman" w:cs="Times New Roman"/>
          <w:sz w:val="24"/>
          <w:szCs w:val="24"/>
        </w:rPr>
        <w:t>Etest</w:t>
      </w:r>
      <w:proofErr w:type="spellEnd"/>
      <w:r w:rsidR="00E941DE">
        <w:rPr>
          <w:rFonts w:ascii="Times New Roman" w:hAnsi="Times New Roman" w:cs="Times New Roman"/>
          <w:sz w:val="24"/>
          <w:szCs w:val="24"/>
        </w:rPr>
        <w:t xml:space="preserve"> has</w:t>
      </w:r>
      <w:r w:rsidR="00DC2BC7">
        <w:rPr>
          <w:rFonts w:ascii="Times New Roman" w:hAnsi="Times New Roman" w:cs="Times New Roman"/>
          <w:sz w:val="24"/>
          <w:szCs w:val="24"/>
        </w:rPr>
        <w:t xml:space="preserve"> been shown to be in excellent agreement </w:t>
      </w:r>
      <w:r w:rsidR="00E941DE">
        <w:rPr>
          <w:rFonts w:ascii="Times New Roman" w:hAnsi="Times New Roman" w:cs="Times New Roman"/>
          <w:sz w:val="24"/>
          <w:szCs w:val="24"/>
        </w:rPr>
        <w:t xml:space="preserve">with the reference method </w:t>
      </w:r>
      <w:r w:rsidR="00DC2BC7">
        <w:rPr>
          <w:rFonts w:ascii="Times New Roman" w:hAnsi="Times New Roman" w:cs="Times New Roman"/>
          <w:sz w:val="24"/>
          <w:szCs w:val="24"/>
        </w:rPr>
        <w:t>in most settings</w:t>
      </w:r>
      <w:r w:rsidR="00DC2BC7">
        <w:rPr>
          <w:rFonts w:ascii="Times New Roman" w:hAnsi="Times New Roman" w:cs="Times New Roman"/>
          <w:sz w:val="24"/>
          <w:szCs w:val="24"/>
        </w:rPr>
        <w:fldChar w:fldCharType="begin"/>
      </w:r>
      <w:r w:rsidR="00DC2BC7">
        <w:rPr>
          <w:rFonts w:ascii="Times New Roman" w:hAnsi="Times New Roman" w:cs="Times New Roman"/>
          <w:sz w:val="24"/>
          <w:szCs w:val="24"/>
        </w:rPr>
        <w:instrText xml:space="preserve"> ADDIN ZOTERO_ITEM CSL_CITATION {"citationID":"2404n8coc5","properties":{"formattedCitation":"{\\rtf \\super 1\\uc0\\u8211{}4\\nosupersub{}}","plainCitation":"1–4"},"citationItems":[{"id":391,"uris":["http://zotero.org/users/1321783/items/FNRSPIQW"],"uri":["http://zotero.org/users/1321783/items/FNRSPIQW"],"itemData":{"id":391,"type":"article-journal","title":"Assessment of Etest as an Alternative to Agar Dilution for Antimicrobial Susceptibility Testing of Neisseria gonorrhoeae","container-title":"Journal of Clinical Microbiology","page":"1435-1440","volume":"52","issue":"5","source":"PubMed Central","abstract":"We studied whether the Etest can be used as an alternative to agar dilution to determine antimicrobial susceptibilities of ceftriaxone, cefixime, and cefpodoxime in Neisseria gonorrhoeae surveillance. One hundred fifteen clinical and laboratory isolates of N. gonorrhoeae were tested following the Clinical Laboratory Improvement Amendments (CLIA)-approved CLSI standard agar dilution method and, separately, by the Etest according to the manufacturer's recommendations. The MICs were determined and compared. Ten laboratory-generated mutants were used to simulate substantially nonsusceptible specimens. The Etest and agar dilution methods were well correlated. Statistical tests produced regression R2 values of 88%, 82%, and 85% and Pearson correlation coefficients of 92%, 91%, and 92% for ceftriaxone, cefixime, and cefpodoxime, respectively. When paired comparisons were made, the two tests were 88.7%, 80%, and 87% within 1 log2 dilution from each other for ceftriaxone, cefixime, and cefpodoxime, respectively. The within-2-log2 agreements were 99.1%, 98.3%, and 94.8% for ceftriaxone, cefixime, and cefpodoxime, respectively. Notwithstanding the good correlations and the within-2-log2 general agreement, the Etest results produced slightly lower MICs than the agar dilution results. In conclusion, we found that the Etest can be effectively used as an alternative to agar dilution testing to determine the susceptibility of N. gonorrhoeae to ceftriaxone, cefixime, and cefpodoxime, although we recommend further research into extremely resistant isolates. For isolates within the typical range of clinical MICs, reexamination of the Etest interpretation of susceptible and nonsusceptible categories would likely allow for successful transition from agar dilution to the Etest.","DOI":"10.1128/JCM.02131-13","ISSN":"0095-1137","note":"PMID: 24554750\nPMCID: PMC3993651","journalAbbreviation":"J Clin Microbiol","author":[{"family":"Liu","given":"Hsi"},{"family":"Taylor","given":"Thomas H."},{"family":"Pettus","given":"Kevin"},{"family":"Trees","given":"David"}],"issued":{"date-parts":[["2014",5]]},"PMID":"24554750","PMCID":"PMC3993651"},"label":"page"},{"id":326,"uris":["http://zotero.org/users/1321783/items/WDCTI3U7"],"uri":["http://zotero.org/users/1321783/items/WDCTI3U7"],"itemData":{"id":326,"type":"article-journal","title":"Comparative assessment of CDS, CLSI disc diffusion and Etest techniques for antimicrobial susceptibility testing of Neisseria gonorrhoeae: a 6-year study","container-title":"BMJ Open","page":"e000969","volume":"2","issue":"4","source":"bmjopen.bmj.com","abstract":"Background A variety of techniques are available for antimicrobial susceptibility testing of Neisseria gonorrhoeae.\nObjective The aim of this study was to find a cost-effective, reliable and easily applicable microbiological method to detect antimicrobial susceptibilities of N. gonorrhoeae in resource-poor countries.\nDesign Prospective study.\nSetting Male and female STD clinic of Regional STD Teaching, Training and Research Centre, New Delhi, India.\nParticipants N. gonorrhoeae isolates from all male and female patients presenting with acute gonococcal urethritis and cervical discharge.\nMaterial and methods A total of 295 consecutive N. gonorrhoeae isolates during 2005–2010 was used to compare the Clinical and Laboratory Standards Institute (CLSI) and CDS disc diffusion technique with Etest by performing antimicrobial susceptibility testing in parallel for penicillin, tetracycline, ceftriaxone, ciprofloxacin and spectinomycin. WHO reference strains were used as controls.\nResults CDS disc diffusion zones of inhibition showed that complete percentage agreement for penicillin, ciprofloxacin and tetracycline was high with their analogous Etest minimal inhibitory concentrations in comparison to CLSI disc diffusion technique, that is, 91.5%, 92.9% and 99.3% versus 87.5%, 88.5% and 74.9%, respectively. CDS results had less number of major and minor category discrepancies in comparison to CLSI and CDS method showed excellent correlation coefficient (r=1) with Etest for all five antimicrobial agents tested in comparison to CLSI (r=0.92). It was very poor (r=0.61) by CLSI method for tetracycline. The correlation coefficients between the two methods and the Etest were identical if tetracycline was removed from the CLSI analysis.\nConclusions The CDS technique is an attractive alternative for N. gonorrhoeae susceptibility testing and is recommended for monitoring the antimicrobial susceptibility in less developed and resource-poor settings to facilitate enhanced antimicrobial resistance surveillance when the WHO Gonococcal Antimicrobial Surveillance Programme is undergoing expansion to meet the ongoing challenges of surveillance and control of gonococcal antimicrobial resistance.","DOI":"10.1136/bmjopen-2012-000969","ISSN":"2044-6055,","note":"00011 \nPMID: 22761285","shortTitle":"Comparative assessment of CDS, CLSI disc diffusion and Etest techniques for antimicrobial susceptibility testing of Neisseria gonorrhoeae","journalAbbreviation":"BMJ Open","language":"en","author":[{"family":"Singh","given":"Vikram"},{"family":"Bala","given":"Manju"},{"family":"Kakran","given":"Monika"},{"family":"Ramesh","given":"V."}],"issued":{"date-parts":[["2012",1,1]]},"PMID":"22761285"},"label":"page"},{"id":399,"uris":["http://zotero.org/users/1321783/items/Z3S6KAF7"],"uri":["http://zotero.org/users/1321783/items/Z3S6KAF7"],"itemData":{"id":399,"type":"article-journal","title":"Comparative assessment of Etest for testing susceptibilities of Neisseria gonorrhoeae to penicillin, tetracycline, ceftriaxone, cefotaxime, and ciprofloxacin: investigation using 510(k) review criteria, recommended by the Food and Drug Administration","container-title":"Journal of Clinical Microbiology","page":"3214-3217","volume":"34","issue":"12","source":"PubMed","abstract":"We evaluated the ability of the Etest (AB Biodisk, Solna, Sweden) method to accurately and reproducibly determine the antimicrobial susceptibility of Neisseria gonorrhoeae. One hundred gonococcal isolates were used to evaluate the diagnostic performance of the Etest compared with the reference agar dilution method for penicillin, tetracycline, ciprofloxacin, and ceftriaxone. Between 92 and 99% of Etest MIC results for all drugs were within +/- 1 log2 dilution of the reference MIC. According to recommended interpretive criteria, ceftriaxone, cefotaxime, and ciprofloxacin had 100% categorical agreement, while penicillin (86%) and tetracycline (85%) categorical agreement percentages were lower because of the large number of strains that were within 0.5 to 1 log2 dilution of the susceptible or resistant breakpoints. Reproducibility data also demonstrated that the Etest was precise (99.1%) when subjected to replicate testing. On the basis of these data, the Etest method provides an effective, simple alternative to the reference agar dilution method for the direct quantification of N. gonorrhoeae susceptibility.","ISSN":"0095-1137","note":"PMID: 8940476\nPMCID: PMC229487","shortTitle":"Comparative assessment of Etest for testing susceptibilities of Neisseria gonorrhoeae to penicillin, tetracycline, ceftriaxone, cefotaxime, and ciprofloxacin","journalAbbreviation":"J. Clin. Microbiol.","language":"ENG","author":[{"family":"Biedenbach","given":"D. J."},{"family":"Jones","given":"R. N."}],"issued":{"date-parts":[["1996",12]]},"PMID":"8940476","PMCID":"PMC229487"},"label":"page"},{"id":397,"uris":["http://zotero.org/users/1321783/items/B9I3K5MX"],"uri":["http://zotero.org/users/1321783/items/B9I3K5MX"],"itemData":{"id":397,"type":"article-journal","title":"Comparison of Neisseria gonorrhoeae MICs obtained by Etest and agar dilution for ceftriaxone, cefpodoxime, cefixime and azithromycin","container-title":"Journal of Microbiological Methods","page":"379-380","volume":"95","issue":"3","source":"PubMed","abstract":"We evaluated Neisseria gonorrhoeae Etest minimum inhibitory concentrations (MICs) relative to agar dilution MICs for 664 urethral isolates for ceftriaxone (CRO) and azithromycin (AZM), 351 isolates for cefpodoxime (CPD) and 315 isolates for cefixime (CFM). Etest accurately determined CPD, CFM and AZM MICs, but resulted in higher CRO MICs.","ISSN":"1872-8359","note":"PMID: 24455772","journalAbbreviation":"J. Microbiol. Methods","language":"ENG","author":[{"family":"Gose","given":"Severin"},{"family":"Kong","given":"Carol J."},{"family":"Lee","given":"Yer"},{"family":"Samuel","given":"Michael C."},{"family":"Bauer","given":"Heidi M."},{"family":"Dixon","given":"Paula"},{"family":"Soge","given":"Olusegun O."},{"family":"Lei","given":"John"},{"family":"Pandori","given":"Mark"}],"issued":{"date-parts":[["2013",12]]},"PMID":"24455772"},"label":"page"}],"schema":"https://github.com/citation-style-language/schema/raw/master/csl-citation.json"} </w:instrText>
      </w:r>
      <w:r w:rsidR="00DC2BC7">
        <w:rPr>
          <w:rFonts w:ascii="Times New Roman" w:hAnsi="Times New Roman" w:cs="Times New Roman"/>
          <w:sz w:val="24"/>
          <w:szCs w:val="24"/>
        </w:rPr>
        <w:fldChar w:fldCharType="separate"/>
      </w:r>
      <w:r w:rsidR="00DC2BC7" w:rsidRPr="003B4FBC">
        <w:rPr>
          <w:rFonts w:ascii="Times New Roman" w:hAnsi="Times New Roman" w:cs="Times New Roman"/>
          <w:sz w:val="24"/>
          <w:szCs w:val="24"/>
          <w:vertAlign w:val="superscript"/>
        </w:rPr>
        <w:t>1–4</w:t>
      </w:r>
      <w:r w:rsidR="00DC2BC7">
        <w:rPr>
          <w:rFonts w:ascii="Times New Roman" w:hAnsi="Times New Roman" w:cs="Times New Roman"/>
          <w:sz w:val="24"/>
          <w:szCs w:val="24"/>
        </w:rPr>
        <w:fldChar w:fldCharType="end"/>
      </w:r>
      <w:r w:rsidR="00DC2BC7">
        <w:rPr>
          <w:rFonts w:ascii="Times New Roman" w:hAnsi="Times New Roman" w:cs="Times New Roman"/>
          <w:sz w:val="24"/>
          <w:szCs w:val="24"/>
        </w:rPr>
        <w:t>.</w:t>
      </w:r>
      <w:r w:rsidR="00E941DE" w:rsidRPr="00E941DE">
        <w:rPr>
          <w:rFonts w:ascii="Times New Roman" w:hAnsi="Times New Roman" w:cs="Times New Roman"/>
          <w:sz w:val="24"/>
          <w:szCs w:val="24"/>
        </w:rPr>
        <w:t xml:space="preserve"> </w:t>
      </w:r>
      <w:r w:rsidR="00E941DE">
        <w:rPr>
          <w:rFonts w:ascii="Times New Roman" w:hAnsi="Times New Roman" w:cs="Times New Roman"/>
          <w:sz w:val="24"/>
          <w:szCs w:val="24"/>
        </w:rPr>
        <w:t>The most discordant results were found when different growth media where used, MICs are lower when</w:t>
      </w:r>
      <w:r w:rsidR="00E57E2C">
        <w:rPr>
          <w:rFonts w:ascii="Times New Roman" w:hAnsi="Times New Roman" w:cs="Times New Roman"/>
          <w:sz w:val="24"/>
          <w:szCs w:val="24"/>
        </w:rPr>
        <w:t xml:space="preserve"> GC</w:t>
      </w:r>
      <w:r w:rsidR="00E941DE">
        <w:rPr>
          <w:rFonts w:ascii="Times New Roman" w:hAnsi="Times New Roman" w:cs="Times New Roman"/>
          <w:sz w:val="24"/>
          <w:szCs w:val="24"/>
        </w:rPr>
        <w:t xml:space="preserve"> agar is used compared to the richer chocolate agar</w:t>
      </w:r>
      <w:r w:rsidR="00E941DE">
        <w:rPr>
          <w:rFonts w:ascii="Times New Roman" w:hAnsi="Times New Roman" w:cs="Times New Roman"/>
          <w:sz w:val="24"/>
          <w:szCs w:val="24"/>
        </w:rPr>
        <w:fldChar w:fldCharType="begin"/>
      </w:r>
      <w:r w:rsidR="00E941DE">
        <w:rPr>
          <w:rFonts w:ascii="Times New Roman" w:hAnsi="Times New Roman" w:cs="Times New Roman"/>
          <w:sz w:val="24"/>
          <w:szCs w:val="24"/>
        </w:rPr>
        <w:instrText xml:space="preserve"> ADDIN ZOTERO_ITEM CSL_CITATION {"citationID":"dNKshUFO","properties":{"formattedCitation":"{\\rtf \\super 5\\nosupersub{}}","plainCitation":"5"},"citationItems":[{"id":416,"uris":["http://zotero.org/users/1321783/items/ZDQXET76"],"uri":["http://zotero.org/users/1321783/items/ZDQXET76"],"itemData":{"id":416,"type":"article-journal","title":"Antimicrobial susceptibility of Neisseria gonorrhoeae isolates determined by the agar dilution, disk diffusion and Etest methods: comparison of results using GC agar and chocolate agar","container-title":"International Journal of Antimicrobial Agents","page":"457-460","volume":"35","issue":"5","source":"ScienceDirect","abstract":"Although the use of GC agar for determining Neisseria gonorrhoeae antimicrobial susceptibilities is suggested by Clinical and Laboratory Standard Institute (CLSI) guidelines, chocolate agar is still used in some regions owing to its low cost and availability. To determine the differences in susceptibilities determined using GC and chocolate agars, 163 non-duplicate N. gonorrhoeae isolates were tested. Minimum inhibitory concentrations (MICs) and percent susceptibilities determined using the GC agar dilution method, respectively, were as follows: ceftriaxone, 0.004–0.125 mg/L, 100%; cefixime, 0.002 mg/L to &amp;gt;32 mg/L, 98.2%; and ciprofloxacin, 0.002 mg/L to &amp;gt;32 mg/L, 3.1%. Comparison of ceftriaxone MICs determined by the Etest using GC agar and chocolate agar showed that use of GC agar tended to result in lower MICs than GC agar dilution, whilst use of chocolate agar tended to result in higher MICs (concordance, 55.8% and 82.8%, respectively). Disk inhibition zones obtained using GC agar and chocolate agar (and their correlation coefficients) were, respectively: ceftriaxone, 35–55 mm and 25–50 mm (0.46); ciprofloxacin, 6–55 mm and 6–43 mm (0.84); and penicillin, 6–47 mm and 6–50 mm (0.93). Use of chocolate agar with the disk diffusion method for ceftriaxone was associated with a 5.5% false resistance rate. In summary, compared with GC agar, susceptibility testing using chocolate agar tends to yield higher MICs with the Etest and smaller disk inhibition zones with disk diffusion methods. Clinical microbiology laboratories should strictly adhere to CLSI recommendations by using GC agar instead of chocolate agar when performing susceptibility testing for N. gonorrhoeae.","DOI":"10.1016/j.ijantimicag.2010.01.007","ISSN":"0924-8579","shortTitle":"Antimicrobial susceptibility of Neisseria gonorrhoeae isolates determined by the agar dilution, disk diffusion and Etest methods","journalAbbreviation":"International Journal of Antimicrobial Agents","author":[{"family":"Liao","given":"Chun-Hsing"},{"family":"Lai","given":"Chih-Cheng"},{"family":"Hsu","given":"Meng-Shuian"},{"family":"Chu","given":"Fang-Yeh"},{"family":"Wu","given":"Mei-Yu"},{"family":"Huang","given":"Yu-Tsung"},{"family":"Hsueh","given":"Po-Ren"}],"issued":{"date-parts":[["2010",5]]}}}],"schema":"https://github.com/citation-style-language/schema/raw/master/csl-citation.json"} </w:instrText>
      </w:r>
      <w:r w:rsidR="00E941DE">
        <w:rPr>
          <w:rFonts w:ascii="Times New Roman" w:hAnsi="Times New Roman" w:cs="Times New Roman"/>
          <w:sz w:val="24"/>
          <w:szCs w:val="24"/>
        </w:rPr>
        <w:fldChar w:fldCharType="separate"/>
      </w:r>
      <w:r w:rsidR="00E941DE" w:rsidRPr="003B4FBC">
        <w:rPr>
          <w:rFonts w:ascii="Times New Roman" w:hAnsi="Times New Roman" w:cs="Times New Roman"/>
          <w:sz w:val="24"/>
          <w:szCs w:val="24"/>
          <w:vertAlign w:val="superscript"/>
        </w:rPr>
        <w:t>5</w:t>
      </w:r>
      <w:r w:rsidR="00E941DE">
        <w:rPr>
          <w:rFonts w:ascii="Times New Roman" w:hAnsi="Times New Roman" w:cs="Times New Roman"/>
          <w:sz w:val="24"/>
          <w:szCs w:val="24"/>
        </w:rPr>
        <w:fldChar w:fldCharType="end"/>
      </w:r>
      <w:r w:rsidR="00E941DE">
        <w:rPr>
          <w:rFonts w:ascii="Times New Roman" w:hAnsi="Times New Roman" w:cs="Times New Roman"/>
          <w:sz w:val="24"/>
          <w:szCs w:val="24"/>
        </w:rPr>
        <w:t xml:space="preserve">. </w:t>
      </w:r>
      <w:r w:rsidR="001A5C4D">
        <w:rPr>
          <w:rFonts w:ascii="Times New Roman" w:hAnsi="Times New Roman" w:cs="Times New Roman"/>
          <w:sz w:val="24"/>
          <w:szCs w:val="24"/>
        </w:rPr>
        <w:t xml:space="preserve">A multicentre study revealed that overall agreements </w:t>
      </w:r>
      <w:r w:rsidR="00935664">
        <w:rPr>
          <w:rFonts w:ascii="Times New Roman" w:hAnsi="Times New Roman" w:cs="Times New Roman"/>
          <w:sz w:val="24"/>
          <w:szCs w:val="24"/>
        </w:rPr>
        <w:t>between the different methods is &gt;70%</w:t>
      </w:r>
      <w:r w:rsidR="005A0079">
        <w:rPr>
          <w:rFonts w:ascii="Times New Roman" w:hAnsi="Times New Roman" w:cs="Times New Roman"/>
          <w:sz w:val="24"/>
          <w:szCs w:val="24"/>
        </w:rPr>
        <w:t>and</w:t>
      </w:r>
      <w:r w:rsidR="00935664">
        <w:rPr>
          <w:rFonts w:ascii="Times New Roman" w:hAnsi="Times New Roman" w:cs="Times New Roman"/>
          <w:sz w:val="24"/>
          <w:szCs w:val="24"/>
        </w:rPr>
        <w:t xml:space="preserve"> </w:t>
      </w:r>
      <w:proofErr w:type="spellStart"/>
      <w:r w:rsidR="00935664">
        <w:rPr>
          <w:rFonts w:ascii="Times New Roman" w:hAnsi="Times New Roman" w:cs="Times New Roman"/>
          <w:sz w:val="24"/>
          <w:szCs w:val="24"/>
        </w:rPr>
        <w:t>Etest</w:t>
      </w:r>
      <w:proofErr w:type="spellEnd"/>
      <w:r w:rsidR="00935664">
        <w:rPr>
          <w:rFonts w:ascii="Times New Roman" w:hAnsi="Times New Roman" w:cs="Times New Roman"/>
          <w:sz w:val="24"/>
          <w:szCs w:val="24"/>
        </w:rPr>
        <w:t xml:space="preserve"> was in better agreement with agar dilution than disk diffusion</w:t>
      </w:r>
      <w:r w:rsidR="00240E9B">
        <w:rPr>
          <w:rFonts w:ascii="Times New Roman" w:hAnsi="Times New Roman" w:cs="Times New Roman"/>
          <w:sz w:val="24"/>
          <w:szCs w:val="24"/>
        </w:rPr>
        <w:fldChar w:fldCharType="begin"/>
      </w:r>
      <w:r w:rsidR="00240E9B">
        <w:rPr>
          <w:rFonts w:ascii="Times New Roman" w:hAnsi="Times New Roman" w:cs="Times New Roman"/>
          <w:sz w:val="24"/>
          <w:szCs w:val="24"/>
        </w:rPr>
        <w:instrText xml:space="preserve"> ADDIN ZOTERO_ITEM CSL_CITATION {"citationID":"pdTLDxc7","properties":{"formattedCitation":"{\\rtf \\super 6\\nosupersub{}}","plainCitation":"6"},"citationItems":[{"id":412,"uris":["http://zotero.org/users/1321783/items/7SRKJ6PI"],"uri":["http://zotero.org/users/1321783/items/7SRKJ6PI"],"itemData":{"id":412,"type":"article-journal","title":"Comparability of laboratory diagnosis and antimicrobial susceptibility testing of Neisseria gonorrhoeae from reference laboratories in Western Europe","container-title":"The Journal of Antimicrobial Chemotherapy","page":"580-586","volume":"58","issue":"3","source":"PubMed","abstract":"OBJECTIVES: The aim of this study was to obtain information on the comparability of methods for the laboratory diagnosis of bacterial sexually transmitted infections (STIs) that contribute to the surveillance data in the European Union (EU) and Norway. Surveillance of bacterial STIs is important across Europe because of the movement of individuals between countries at a time when STI incidence appears to be increasing in many countries.\nMETHODS: Cross-sectional survey using a questionnaire, to provide information on laboratory methods for the diagnosis of gonorrhoea, and a panel of strains of Neisseria gonorrhoeae, to compare susceptibility testing, was circulated to laboratories in the EU and Norway.\nRESULTS: The questionnaire revealed marked diversity in the methodologies used for the laboratory diagnosis of gonorrhoea across Europe. Fourteen laboratories participated in an exchange of gonococcal strains to assess the methodology in current use for susceptibility testing. The methods included disc diffusion and determination of the minimum inhibitory concentration (MIC) using agar dilution and/or Etest. There was no common method used, each centre varied from another by at least one procedure. Overall agreement using all methods was &gt;70%, being highest for ceftriaxone and lowest for tetracycline. Disc diffusion gave the lowest agreement with the consensus compared with determination of MIC by either agar dilution or Etest.\nCONCLUSIONS: A variety of methods were used across the EU and Norway for the laboratory diagnosis and susceptibility testing and resulted in poor concordance between laboratories on the definition of resistant N. gonorrhoeae. This suggests that there is a need for greater standardization of methodology that provides surveillance data in the EU and Norway.","DOI":"10.1093/jac/dkl264","ISSN":"0305-7453","note":"PMID: 16807252","journalAbbreviation":"J. Antimicrob. Chemother.","language":"ENG","author":[{"family":"Ison","given":"C. A."},{"family":"Martin","given":"I. M. C."},{"family":"Lowndes","given":"C. M."},{"family":"Fenton","given":"K. A."},{"literal":"ESSTI Network"}],"issued":{"date-parts":[["2006",9]]},"PMID":"16807252"}}],"schema":"https://github.com/citation-style-language/schema/raw/master/csl-citation.json"} </w:instrText>
      </w:r>
      <w:r w:rsidR="00240E9B">
        <w:rPr>
          <w:rFonts w:ascii="Times New Roman" w:hAnsi="Times New Roman" w:cs="Times New Roman"/>
          <w:sz w:val="24"/>
          <w:szCs w:val="24"/>
        </w:rPr>
        <w:fldChar w:fldCharType="separate"/>
      </w:r>
      <w:r w:rsidR="00240E9B" w:rsidRPr="00240E9B">
        <w:rPr>
          <w:rFonts w:ascii="Times New Roman" w:hAnsi="Times New Roman" w:cs="Times New Roman"/>
          <w:sz w:val="24"/>
          <w:szCs w:val="24"/>
          <w:vertAlign w:val="superscript"/>
        </w:rPr>
        <w:t>6</w:t>
      </w:r>
      <w:r w:rsidR="00240E9B">
        <w:rPr>
          <w:rFonts w:ascii="Times New Roman" w:hAnsi="Times New Roman" w:cs="Times New Roman"/>
          <w:sz w:val="24"/>
          <w:szCs w:val="24"/>
        </w:rPr>
        <w:fldChar w:fldCharType="end"/>
      </w:r>
      <w:r w:rsidR="00935664">
        <w:rPr>
          <w:rFonts w:ascii="Times New Roman" w:hAnsi="Times New Roman" w:cs="Times New Roman"/>
          <w:sz w:val="24"/>
          <w:szCs w:val="24"/>
        </w:rPr>
        <w:t>.</w:t>
      </w:r>
      <w:r w:rsidR="00DA1D57">
        <w:rPr>
          <w:rFonts w:ascii="Times New Roman" w:hAnsi="Times New Roman" w:cs="Times New Roman"/>
          <w:sz w:val="24"/>
          <w:szCs w:val="24"/>
        </w:rPr>
        <w:t xml:space="preserve"> Unfortunately these methods are expensive, require expertise and are relatively slow (~24 hours).</w:t>
      </w:r>
      <w:r w:rsidR="001D53E2">
        <w:rPr>
          <w:rFonts w:ascii="Times New Roman" w:hAnsi="Times New Roman" w:cs="Times New Roman"/>
          <w:sz w:val="24"/>
          <w:szCs w:val="24"/>
        </w:rPr>
        <w:t xml:space="preserve"> </w:t>
      </w:r>
    </w:p>
    <w:p w14:paraId="08B24A2D" w14:textId="77777777" w:rsidR="001A5C4D" w:rsidRDefault="001A5C4D" w:rsidP="00E941DE">
      <w:pPr>
        <w:spacing w:line="480" w:lineRule="auto"/>
        <w:jc w:val="both"/>
        <w:rPr>
          <w:rFonts w:ascii="Times New Roman" w:hAnsi="Times New Roman" w:cs="Times New Roman"/>
          <w:sz w:val="24"/>
          <w:szCs w:val="24"/>
        </w:rPr>
      </w:pPr>
    </w:p>
    <w:p w14:paraId="3AD4460A" w14:textId="338D9C35" w:rsidR="00B91BC7" w:rsidRDefault="000878D6" w:rsidP="001D53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FC36F6">
        <w:rPr>
          <w:rFonts w:ascii="Times New Roman" w:hAnsi="Times New Roman" w:cs="Times New Roman"/>
          <w:sz w:val="24"/>
          <w:szCs w:val="24"/>
        </w:rPr>
        <w:t xml:space="preserve">aimed to develop a broth </w:t>
      </w:r>
      <w:proofErr w:type="spellStart"/>
      <w:r w:rsidR="00FC36F6">
        <w:rPr>
          <w:rFonts w:ascii="Times New Roman" w:hAnsi="Times New Roman" w:cs="Times New Roman"/>
          <w:sz w:val="24"/>
          <w:szCs w:val="24"/>
        </w:rPr>
        <w:t>microdilution</w:t>
      </w:r>
      <w:proofErr w:type="spellEnd"/>
      <w:r w:rsidR="00FC36F6">
        <w:rPr>
          <w:rFonts w:ascii="Times New Roman" w:hAnsi="Times New Roman" w:cs="Times New Roman"/>
          <w:sz w:val="24"/>
          <w:szCs w:val="24"/>
        </w:rPr>
        <w:t xml:space="preserve"> assay for </w:t>
      </w:r>
      <w:r w:rsidR="00FC36F6" w:rsidRPr="00FC36F6">
        <w:rPr>
          <w:rFonts w:ascii="Times New Roman" w:hAnsi="Times New Roman" w:cs="Times New Roman"/>
          <w:i/>
          <w:sz w:val="24"/>
          <w:szCs w:val="24"/>
        </w:rPr>
        <w:t>N. gonorrhoea</w:t>
      </w:r>
      <w:r w:rsidR="00FC36F6">
        <w:rPr>
          <w:rFonts w:ascii="Times New Roman" w:hAnsi="Times New Roman" w:cs="Times New Roman"/>
          <w:i/>
          <w:sz w:val="24"/>
          <w:szCs w:val="24"/>
        </w:rPr>
        <w:t xml:space="preserve"> </w:t>
      </w:r>
      <w:r w:rsidR="00FC36F6">
        <w:rPr>
          <w:rFonts w:ascii="Times New Roman" w:hAnsi="Times New Roman" w:cs="Times New Roman"/>
          <w:sz w:val="24"/>
          <w:szCs w:val="24"/>
        </w:rPr>
        <w:t xml:space="preserve">that is rapid, quantitative and </w:t>
      </w:r>
      <w:r w:rsidR="008A6B73">
        <w:rPr>
          <w:rFonts w:ascii="Times New Roman" w:hAnsi="Times New Roman" w:cs="Times New Roman"/>
          <w:sz w:val="24"/>
          <w:szCs w:val="24"/>
        </w:rPr>
        <w:t>inexpensive</w:t>
      </w:r>
      <w:r w:rsidR="00FC36F6">
        <w:rPr>
          <w:rFonts w:ascii="Times New Roman" w:hAnsi="Times New Roman" w:cs="Times New Roman"/>
          <w:sz w:val="24"/>
          <w:szCs w:val="24"/>
        </w:rPr>
        <w:t xml:space="preserve">. </w:t>
      </w:r>
      <w:r w:rsidR="0019472E">
        <w:rPr>
          <w:rFonts w:ascii="Times New Roman" w:hAnsi="Times New Roman" w:cs="Times New Roman"/>
          <w:sz w:val="24"/>
          <w:szCs w:val="24"/>
        </w:rPr>
        <w:t xml:space="preserve">In many bacterial species broth </w:t>
      </w:r>
      <w:proofErr w:type="spellStart"/>
      <w:r w:rsidR="0019472E">
        <w:rPr>
          <w:rFonts w:ascii="Times New Roman" w:hAnsi="Times New Roman" w:cs="Times New Roman"/>
          <w:sz w:val="24"/>
          <w:szCs w:val="24"/>
        </w:rPr>
        <w:t>microdilution</w:t>
      </w:r>
      <w:proofErr w:type="spellEnd"/>
      <w:r w:rsidR="0019472E">
        <w:rPr>
          <w:rFonts w:ascii="Times New Roman" w:hAnsi="Times New Roman" w:cs="Times New Roman"/>
          <w:sz w:val="24"/>
          <w:szCs w:val="24"/>
        </w:rPr>
        <w:t xml:space="preserve"> is the reference method due to low costs and high versatility</w:t>
      </w:r>
      <w:r w:rsidR="0019472E">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{"citationID":"MkNTVDGn","properties":{"formattedCitation":"{\\rtf \\super 7,8\\nosupersub{}}","plainCitation":"7,8"},"citationItems":[{"id":334,"uris":["http://zotero.org/users/1321783/items/N8PCPSBP"],"uri":["http://zotero.org/users/1321783/items/N8PCPSBP"],"itemData":{"id":334,"type":"article-journal","title":"Antimicrobial Susceptibility Testing: A Review of General Principles and Contemporary Practices","container-title":"Clinical Infectious Diseases","page":"1749-1755","volume":"49","issue":"11","source":"cid.oxfordjournals.org","abstract":"An important task of the clinical microbiology laboratory is the performance of antimicrobial susceptibility testing of significant bacterial isolates. The goals of testing are to detect possible drug resistance in common pathogens and to assure susceptibility to drugs of choice for particular infections. The most widely used testing methods include broth microdilution or rapid automated instrument methods that use commercially marketed materials and devices. Manual methods that provide flexibility and possible cost savings include the disk diffusion and gradient diffusion methods. Each method has strengths and weaknesses, including organisms that may be accurately tested by the method. Some methods provide quantitative results (eg, minimum inhibitory concentration), and all provide qualitative assessments using the categories susceptible, intermediate, or resistant. In general, current testing methods provide accurate detection of common antimicrobial resistance mechanisms. However, newer or emerging mechanisms of resistance require constant vigilance regarding the ability of each test method to accurately detect resistance.","DOI":"10.1086/647952","ISSN":"1058-4838, 1537-6591","note":"00365 \nPMID: 19857164","shortTitle":"Antimicrobial Susceptibility Testing","journalAbbreviation":"Clin Infect Dis.","language":"en","author":[{"family":"Reller","given":"L. Barth"},{"family":"Weinstein","given":"Melvin"},{"family":"Jorgensen","given":"James H."},{"family":"Ferraro","given":"Mary Jane"}],"issued":{"date-parts":[["2009",12,1]]},"PMID":"19857164"},"label":"page"},{"id":184,"uris":["http://zotero.org/users/1321783/items/5X365PZU"],"uri":["http://zotero.org/users/1321783/items/5X365PZU"],"itemData":{"id":184,"type":"article-journal","title":"Agar and broth dilution methods to determine the minimal inhibitory concentration (MIC) of antimicrobial substances","container-title":"Nature Protocols","page":"163-175","volume":"3","issue":"2","source":"www.nature.com","abstract":"The aim of broth and agar dilution methods is to determine the lowest concentration of the assayed antimicrobial agent (minimal inhibitory concentration, MIC) that, under defined test conditions, inhibits the visible growth of the bacterium being investigated. MIC values are used to determine susceptibilities of bacteria to drugs and also to evaluate the activity of new antimicrobial agents. Agar dilution involves the incorporation of different concentrations of the antimicrobial substance into a nutrient agar medium followed by the application of a standardized number of cells to the surface of the agar plate. For broth dilution, often determined in 96-well microtiter plate format, bacteria are inoculated into a liquid growth medium in the presence of different concentrations of an antimicrobial agent. Growth is assessed after incubation for a defined period of time (16–20 h) and the MIC value is read. This protocol applies only to aerobic bacteria and can be completed in 3 d.","DOI":"10.1038/nprot.2007.521","ISSN":"1754-2189","note":"00768","journalAbbreviation":"Nat. Protocols","language":"en","author":[{"family":"Wiegand","given":"Irith"},{"family":"Hilpert","given":"Kai"},{"family":"Hancock","given":"Robert E. W."}],"issued":{"date-parts":[["2008",1]]}},"label":"page"}],"schema":"https://github.com/citation-style-language/schema/raw/master/csl-citation.json"} </w:instrText>
      </w:r>
      <w:r w:rsidR="0019472E">
        <w:rPr>
          <w:rFonts w:ascii="Times New Roman" w:hAnsi="Times New Roman" w:cs="Times New Roman"/>
          <w:sz w:val="24"/>
          <w:szCs w:val="24"/>
        </w:rPr>
        <w:fldChar w:fldCharType="separate"/>
      </w:r>
      <w:r w:rsidR="00B91BC7" w:rsidRPr="00B91BC7">
        <w:rPr>
          <w:rFonts w:ascii="Times New Roman" w:hAnsi="Times New Roman" w:cs="Times New Roman"/>
          <w:sz w:val="24"/>
          <w:szCs w:val="24"/>
          <w:vertAlign w:val="superscript"/>
        </w:rPr>
        <w:t>7,8</w:t>
      </w:r>
      <w:r w:rsidR="0019472E">
        <w:rPr>
          <w:rFonts w:ascii="Times New Roman" w:hAnsi="Times New Roman" w:cs="Times New Roman"/>
          <w:sz w:val="24"/>
          <w:szCs w:val="24"/>
        </w:rPr>
        <w:fldChar w:fldCharType="end"/>
      </w:r>
      <w:r w:rsidR="0019472E">
        <w:rPr>
          <w:rFonts w:ascii="Times New Roman" w:hAnsi="Times New Roman" w:cs="Times New Roman"/>
          <w:sz w:val="24"/>
          <w:szCs w:val="24"/>
        </w:rPr>
        <w:t xml:space="preserve">. Several attempts were made to develop a broth </w:t>
      </w:r>
      <w:proofErr w:type="spellStart"/>
      <w:r w:rsidR="0019472E">
        <w:rPr>
          <w:rFonts w:ascii="Times New Roman" w:hAnsi="Times New Roman" w:cs="Times New Roman"/>
          <w:sz w:val="24"/>
          <w:szCs w:val="24"/>
        </w:rPr>
        <w:t>microdilution</w:t>
      </w:r>
      <w:proofErr w:type="spellEnd"/>
      <w:r w:rsidR="0019472E">
        <w:rPr>
          <w:rFonts w:ascii="Times New Roman" w:hAnsi="Times New Roman" w:cs="Times New Roman"/>
          <w:sz w:val="24"/>
          <w:szCs w:val="24"/>
        </w:rPr>
        <w:t xml:space="preserve"> method also for </w:t>
      </w:r>
      <w:r w:rsidR="0019472E" w:rsidRPr="00FC36F6">
        <w:rPr>
          <w:rFonts w:ascii="Times New Roman" w:hAnsi="Times New Roman" w:cs="Times New Roman"/>
          <w:i/>
          <w:sz w:val="24"/>
          <w:szCs w:val="24"/>
        </w:rPr>
        <w:t>N. gonorrhoea</w:t>
      </w:r>
      <w:r w:rsidR="0019472E">
        <w:rPr>
          <w:rFonts w:ascii="Times New Roman" w:hAnsi="Times New Roman" w:cs="Times New Roman"/>
          <w:i/>
          <w:sz w:val="24"/>
          <w:szCs w:val="24"/>
        </w:rPr>
        <w:t xml:space="preserve"> </w:t>
      </w:r>
      <w:r w:rsidR="0019472E">
        <w:rPr>
          <w:rFonts w:ascii="Times New Roman" w:hAnsi="Times New Roman" w:cs="Times New Roman"/>
          <w:sz w:val="24"/>
          <w:szCs w:val="24"/>
        </w:rPr>
        <w:t>in the past</w:t>
      </w:r>
      <w:r w:rsidR="00D15E8D">
        <w:rPr>
          <w:rFonts w:ascii="Times New Roman" w:hAnsi="Times New Roman" w:cs="Times New Roman"/>
          <w:sz w:val="24"/>
          <w:szCs w:val="24"/>
        </w:rPr>
        <w:t xml:space="preserve"> but none of these is used nowadays</w:t>
      </w:r>
      <w:r w:rsidR="00D15E8D">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{"citationID":"1e74iuhovh","properties":{"formattedCitation":"{\\rtf \\super 9\\uc0\\u8211{}11\\nosupersub{}}","plainCitation":"9–11"},"citationItems":[{"id":421,"uris":["http://zotero.org/users/1321783/items/EIWQFKKA"],"uri":["http://zotero.org/users/1321783/items/EIWQFKKA"],"itemData":{"id":421,"type":"article-journal","title":"Cultivation of Neisseria gonorrhoeae in liquid media and determination of its in vitro susceptibilities to quinolones","container-title":"Journal of Clinical Microbiology","page":"4321-4327","volume":"43","issue":"9","source":"PubMed","abstract":"The cultivation of Neisseria gonorrhoeae by use of fastidious broth (FB) was evaluated. FB was found to be able to support the growth of all N. gonorrhoeae strains tested in this study without a rapid decrease in the viable count after exponential growth. After 24 h of incubation at 35 degrees C with 5% CO(2), viable counts of all strains reached over 10(8) CFU/ml in FB. Similar growth of the wild-type strain and its target-altered quinolone-resistant derivatives was observed. The susceptibilities of laboratory-adapted strains and clinical isolates to quinolones were tested by the microdilution method using FB. The MICs determined by microdilution were not significantly different from those determined by the agar dilution method recommended by the CLSI (formerly National Committee for Clinical Laboratory Standards). Moreover, the concentration-dependent time-kill of quinolones such as gatifloxacin and ciprofloxacin was observed in FB. At 2 to 4 times the MIC, gatifloxacin and ciprofloxacin were predominantly bactericidal against N. gonorrhoeae WHO A. At the MIC, the activities of both quinolones ranged from bactericidal to bacteriostatic. At 0.25 to 0.5 times the MIC, gonococcal growth was comparable to that of the growth control. These results suggest that the cultivation of N. gonorrhoeae by use of FB may be useful for evaluation of the antibacterial effects of quinolones.","DOI":"10.1128/JCM.43.9.4321-4327.2005","ISSN":"0095-1137","note":"PMID: 16145072\nPMCID: PMC1234085","journalAbbreviation":"J. Clin. Microbiol.","language":"ENG","author":[{"family":"Takei","given":"Masaya"},{"family":"Yamaguchi","given":"Yuko"},{"family":"Fukuda","given":"Hideyuki"},{"family":"Yasuda","given":"Mitsuru"},{"family":"Deguchi","given":"Takashi"}],"issued":{"date-parts":[["2005",9]]},"PMID":"16145072","PMCID":"PMC1234085"},"label":"page"},{"id":387,"uris":["http://zotero.org/users/1321783/items/2K4VDV9U"],"uri":["http://zotero.org/users/1321783/items/2K4VDV9U"],"itemData":{"id":387,"type":"article-journal","title":"Comparison of broth microdilution and agar dilution for susceptibility testing of Neisseria gonorrhoeae.","container-title":"Antimicrobial Agents and Chemotherapy","page":"233-234","volume":"33","issue":"2","source":"aac.asm.org","abstract":"Broth microdilution was compared with agar dilution to test the susceptibilities of 170 clinical isolates of Neisseria gonorrhoeae to several antimicrobial agents. Percents agreement between the two methods within 1 doubling dilution were 98.8% for enoxacin, 94.3% for penicillin G, 93.5% for spectinomycin, and 98.4% for ceftriaxone.","DOI":"10.1128/AAC.33.2.233","ISSN":"0066-4804, 1098-6596","note":"PMID: 2497705","journalAbbreviation":"Antimicrob. Agents Chemother.","language":"en","author":[{"family":"Geers","given":"T. A."},{"family":"Donabedian","given":"A. M."}],"issued":{"date-parts":[["1989",2,1]]},"PMID":"2497705"},"label":"page"},{"id":383,"uris":["http://zotero.org/users/1321783/items/IMRIVDFR"],"uri":["http://zotero.org/users/1321783/items/IMRIVDFR"],"itemData":{"id":383,"type":"article-journal","title":"Comparison of microdilution and agar dilution procedures for testing antibiotic susceptibility of Neisseria gonorrhoeae.","container-title":"Journal of Clinical Microbiology","page":"828-830","volume":"20","issue":"4","source":"jcm.asm.org","abstract":"Studies were run in parallel to compare the broth microdilution method and the chocolate agar dilution method for testing antibiotic susceptibility of Neisseria gonorrhoeae. Six clinically relevant drugs were tested against 23 clinical isolates of N. gonorrhoeae, including several penicillinase-producing, as well as multiply resistant, strains. Results showed that the MIC obtained by the two methods were not significantly different. The microdilution method appears to be a more sensitive system for discriminating penicillinase activity. The microdilution system is a more expedient method for screening new antibacterial agents and is more readily adaptable to new automated equipment.","ISSN":"0095-1137, 1098-660X","note":"PMID: 6436318","journalAbbreviation":"J. Clin. Microbiol.","language":"en","author":[{"family":"Shapiro","given":"M. A."},{"family":"Heifetz","given":"C. L."},{"family":"Sesnie","given":"J. C."}],"issued":{"date-parts":[["1984",10,1]]},"PMID":"6436318"},"label":"page"}],"schema":"https://github.com/citation-style-language/schema/raw/master/csl-citation.json"} </w:instrText>
      </w:r>
      <w:r w:rsidR="00D15E8D">
        <w:rPr>
          <w:rFonts w:ascii="Times New Roman" w:hAnsi="Times New Roman" w:cs="Times New Roman"/>
          <w:sz w:val="24"/>
          <w:szCs w:val="24"/>
        </w:rPr>
        <w:fldChar w:fldCharType="separate"/>
      </w:r>
      <w:r w:rsidR="00B91BC7" w:rsidRPr="00B91BC7">
        <w:rPr>
          <w:rFonts w:ascii="Times New Roman" w:hAnsi="Times New Roman" w:cs="Times New Roman"/>
          <w:sz w:val="24"/>
          <w:szCs w:val="24"/>
          <w:vertAlign w:val="superscript"/>
        </w:rPr>
        <w:t>9–11</w:t>
      </w:r>
      <w:r w:rsidR="00D15E8D">
        <w:rPr>
          <w:rFonts w:ascii="Times New Roman" w:hAnsi="Times New Roman" w:cs="Times New Roman"/>
          <w:sz w:val="24"/>
          <w:szCs w:val="24"/>
        </w:rPr>
        <w:fldChar w:fldCharType="end"/>
      </w:r>
      <w:r w:rsidR="0019472E">
        <w:rPr>
          <w:rFonts w:ascii="Times New Roman" w:hAnsi="Times New Roman" w:cs="Times New Roman"/>
          <w:sz w:val="24"/>
          <w:szCs w:val="24"/>
        </w:rPr>
        <w:t xml:space="preserve">.  </w:t>
      </w:r>
      <w:r w:rsidR="00FC36F6">
        <w:rPr>
          <w:rFonts w:ascii="Times New Roman" w:hAnsi="Times New Roman" w:cs="Times New Roman"/>
          <w:sz w:val="24"/>
          <w:szCs w:val="24"/>
        </w:rPr>
        <w:t>Due to the fastidious nature of these bacteria</w:t>
      </w:r>
      <w:r w:rsidR="00535CD7">
        <w:rPr>
          <w:rFonts w:ascii="Times New Roman" w:hAnsi="Times New Roman" w:cs="Times New Roman"/>
          <w:sz w:val="24"/>
          <w:szCs w:val="24"/>
        </w:rPr>
        <w:t>,</w:t>
      </w:r>
      <w:r w:rsidR="00FC36F6">
        <w:rPr>
          <w:rFonts w:ascii="Times New Roman" w:hAnsi="Times New Roman" w:cs="Times New Roman"/>
          <w:sz w:val="24"/>
          <w:szCs w:val="24"/>
        </w:rPr>
        <w:t xml:space="preserve"> </w:t>
      </w:r>
      <w:r w:rsidR="00535CD7">
        <w:rPr>
          <w:rFonts w:ascii="Times New Roman" w:hAnsi="Times New Roman" w:cs="Times New Roman"/>
          <w:sz w:val="24"/>
          <w:szCs w:val="24"/>
        </w:rPr>
        <w:t xml:space="preserve">using </w:t>
      </w:r>
      <w:r w:rsidR="00FC36F6">
        <w:rPr>
          <w:rFonts w:ascii="Times New Roman" w:hAnsi="Times New Roman" w:cs="Times New Roman"/>
          <w:sz w:val="24"/>
          <w:szCs w:val="24"/>
        </w:rPr>
        <w:t xml:space="preserve">liquid culture growth is </w:t>
      </w:r>
      <w:r w:rsidR="00D15E8D">
        <w:rPr>
          <w:rFonts w:ascii="Times New Roman" w:hAnsi="Times New Roman" w:cs="Times New Roman"/>
          <w:sz w:val="24"/>
          <w:szCs w:val="24"/>
        </w:rPr>
        <w:t xml:space="preserve">more challenging than </w:t>
      </w:r>
      <w:r w:rsidR="00FC36F6">
        <w:rPr>
          <w:rFonts w:ascii="Times New Roman" w:hAnsi="Times New Roman" w:cs="Times New Roman"/>
          <w:sz w:val="24"/>
          <w:szCs w:val="24"/>
        </w:rPr>
        <w:t xml:space="preserve">solid </w:t>
      </w:r>
      <w:r w:rsidR="0077499E">
        <w:rPr>
          <w:rFonts w:ascii="Times New Roman" w:hAnsi="Times New Roman" w:cs="Times New Roman"/>
          <w:sz w:val="24"/>
          <w:szCs w:val="24"/>
        </w:rPr>
        <w:t>agar</w:t>
      </w:r>
      <w:r w:rsidR="00D15E8D">
        <w:rPr>
          <w:rFonts w:ascii="Times New Roman" w:hAnsi="Times New Roman" w:cs="Times New Roman"/>
          <w:sz w:val="24"/>
          <w:szCs w:val="24"/>
        </w:rPr>
        <w:t xml:space="preserve"> media</w:t>
      </w:r>
      <w:r w:rsidR="00CB2B1F">
        <w:rPr>
          <w:rFonts w:ascii="Times New Roman" w:hAnsi="Times New Roman" w:cs="Times New Roman"/>
          <w:sz w:val="24"/>
          <w:szCs w:val="24"/>
        </w:rPr>
        <w:t>. Growth is more difficult to synchronize between different strains</w:t>
      </w:r>
      <w:r w:rsidR="00567959">
        <w:rPr>
          <w:rFonts w:ascii="Times New Roman" w:hAnsi="Times New Roman" w:cs="Times New Roman"/>
          <w:sz w:val="24"/>
          <w:szCs w:val="24"/>
        </w:rPr>
        <w:t xml:space="preserve"> </w:t>
      </w:r>
      <w:r w:rsidR="0077499E">
        <w:rPr>
          <w:rFonts w:ascii="Times New Roman" w:hAnsi="Times New Roman" w:cs="Times New Roman"/>
          <w:sz w:val="24"/>
          <w:szCs w:val="24"/>
        </w:rPr>
        <w:t xml:space="preserve">and effects </w:t>
      </w:r>
      <w:r w:rsidR="00893ED8">
        <w:rPr>
          <w:rFonts w:ascii="Times New Roman" w:hAnsi="Times New Roman" w:cs="Times New Roman"/>
          <w:sz w:val="24"/>
          <w:szCs w:val="24"/>
        </w:rPr>
        <w:t xml:space="preserve">such </w:t>
      </w:r>
      <w:r w:rsidR="00893ED8">
        <w:rPr>
          <w:rFonts w:ascii="Times New Roman" w:hAnsi="Times New Roman" w:cs="Times New Roman"/>
          <w:sz w:val="24"/>
          <w:szCs w:val="24"/>
        </w:rPr>
        <w:lastRenderedPageBreak/>
        <w:t>as</w:t>
      </w:r>
      <w:r w:rsidR="0077499E">
        <w:rPr>
          <w:rFonts w:ascii="Times New Roman" w:hAnsi="Times New Roman" w:cs="Times New Roman"/>
          <w:sz w:val="24"/>
          <w:szCs w:val="24"/>
        </w:rPr>
        <w:t xml:space="preserve"> autoly</w:t>
      </w:r>
      <w:r w:rsidR="00567959">
        <w:rPr>
          <w:rFonts w:ascii="Times New Roman" w:hAnsi="Times New Roman" w:cs="Times New Roman"/>
          <w:sz w:val="24"/>
          <w:szCs w:val="24"/>
        </w:rPr>
        <w:t>sis oc</w:t>
      </w:r>
      <w:r w:rsidR="00DA1D57">
        <w:rPr>
          <w:rFonts w:ascii="Times New Roman" w:hAnsi="Times New Roman" w:cs="Times New Roman"/>
          <w:sz w:val="24"/>
          <w:szCs w:val="24"/>
        </w:rPr>
        <w:t>cur when the bacteria</w:t>
      </w:r>
      <w:r w:rsidR="00567959">
        <w:rPr>
          <w:rFonts w:ascii="Times New Roman" w:hAnsi="Times New Roman" w:cs="Times New Roman"/>
          <w:sz w:val="24"/>
          <w:szCs w:val="24"/>
        </w:rPr>
        <w:t xml:space="preserve"> enter stationary phase</w:t>
      </w:r>
      <w:r w:rsidR="00567959">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{"citationID":"jpp0i4dl6","properties":{"formattedCitation":"{\\rtf \\super 12\\uc0\\u8211{}14\\nosupersub{}}","plainCitation":"12–14"},"citationItems":[{"id":435,"uris":["http://zotero.org/users/1321783/items/8ISPR7J8"],"uri":["http://zotero.org/users/1321783/items/8ISPR7J8"],"itemData":{"id":435,"type":"article-journal","title":"A peptidoglycan hydrolase similar to bacteriophage endolysins acts as an autolysin in Neisseria gonorrhoeae","container-title":"Molecular Microbiology","page":"893-901","volume":"25","issue":"5","source":"Wiley Online Library","abstract":"We have identified a gene encoding an autolysin (atlA) from Neisseria gonorrhoeae. The deduced amino acid sequence of AtlA shows significant similarity to the peptidoglycan degrading transglycosylases (endolysins) of bacteriophages lambda and P2, suggesting that the encoded protein also functions in peptidoglycan hydrolysis. An atlA mutant was identical to the wild-type strain in exponential growth rate, but demonstrated reduced lysis and peptidoglycan turnover in the stationary phase of growth. When transferred into a buffer solution, at a pH non-permissive for other gonococcal autolysins, an autolytic activity was detectable in the wild-type strain that was not present in the mutant. The most dramatic phenotype of the mutant occurred after extended time in stationary phase. After approximately 16 h in stationary phase, both strains underwent an apparent replication event, after which the wild-type strain died rapidly whereas the atlA mutant survived considerably longer. Even after both the wild-type and mutant cells were dead, many of the mutant cells maintained intact morphology, whereas the wild-type cells were lysed. These results suggest that AtlA is a peptidoglycan transglycosylase related to bacteriophage endolysins and acts as an autolysin in the stationary phase.","DOI":"10.1111/j.1365-2958.1997.mmi522.x","ISSN":"1365-2958","journalAbbreviation":"Molecular Microbiology","language":"en","author":[{"family":"Dillard","given":"Joseph P."},{"family":"Seifert","given":"H. Steven"}],"issued":{"date-parts":[["1997",9,1]]}},"label":"page"},{"id":443,"uris":["http://zotero.org/users/1321783/items/9GN6SJB6"],"uri":["http://zotero.org/users/1321783/items/9GN6SJB6"],"itemData":{"id":443,"type":"article-journal","title":"Autolysis of Neisseria gonorrhoeae","container-title":"Journal of Bacteriology","page":"969-976","volume":"126","issue":"2","source":"PubMed","abstract":"Autolysis of Neisseria gonorrhoeae was studied under different conditions. It was found that low pH and temperature, as well as the presence of divalent cations, spermine, sucrose, and polyvinylpyrrolidone, stabilized nongrowing gonococci. Ethylenediaminetetraacetic acid alone promoted lysis, whereas lysozyme had only a limited additive effect. The autolytic behavior of gonococci appears to be connected with their prolonged cell division process. The relative dependence on the outer membrane and the peptidoglycan layer for the mechanical stability of gonococci is discussed.","ISSN":"0021-9193","note":"PMID: 4438\nPMCID: PMC233235","journalAbbreviation":"J. Bacteriol.","language":"ENG","author":[{"family":"Elmros","given":"T."},{"family":"Burman","given":"L. G."},{"family":"Bloom","given":"G. D."}],"issued":{"date-parts":[["1976",5]]},"PMID":"4438","PMCID":"PMC233235"},"label":"page"},{"id":432,"uris":["http://zotero.org/users/1321783/items/66SSQ7IM"],"uri":["http://zotero.org/users/1321783/items/66SSQ7IM"],"itemData":{"id":432,"type":"article-journal","title":"The Lytic Transglycosylases of Neisseria gonorrhoeae","container-title":"Microbial Drug Resistance","page":"271-279","volume":"18","issue":"3","source":"PubMed Central","abstract":"Neisseria gonorrhoeae encodes five lytic transglycosylases (LTs) in the core genome, and most gonococcal strains also carry the gonococcal genetic island that encodes one or two additional LTs. These peptidoglycan (PG)-degrading enzymes are required for a number of processes that are either involved in the normal growth of the bacteria or affect the pathogenesis and gene transfer aspects of this species that make N. gonorrhoeae highly inflammatory and highly genetically variable. Systematic mutagenesis determined that two LTs are involved in producing the 1,6-anhydro PG monomers that cause the death of ciliated cells in Fallopian tubes. Here, we review the information available on these enzymes and discuss their roles in bacterial growth, cell separation, autolysis, type IV secretion, and pathogenesis.","DOI":"10.1089/mdr.2012.0001","ISSN":"1076-6294","note":"PMID: 22432703\nPMCID: PMC3412582","journalAbbreviation":"Microb Drug Resist","author":[{"family":"Chan","given":"Yolande A."},{"family":"Hackett","given":"Kathleen T."},{"family":"Dillard","given":"Joseph P."}],"issued":{"date-parts":[["2012",6]]},"PMID":"22432703","PMCID":"PMC3412582"},"label":"page"}],"schema":"https://github.com/citation-style-language/schema/raw/master/csl-citation.json"} </w:instrText>
      </w:r>
      <w:r w:rsidR="00567959">
        <w:rPr>
          <w:rFonts w:ascii="Times New Roman" w:hAnsi="Times New Roman" w:cs="Times New Roman"/>
          <w:sz w:val="24"/>
          <w:szCs w:val="24"/>
        </w:rPr>
        <w:fldChar w:fldCharType="separate"/>
      </w:r>
      <w:r w:rsidR="00B91BC7" w:rsidRPr="00B91BC7">
        <w:rPr>
          <w:rFonts w:ascii="Times New Roman" w:hAnsi="Times New Roman" w:cs="Times New Roman"/>
          <w:sz w:val="24"/>
          <w:szCs w:val="24"/>
          <w:vertAlign w:val="superscript"/>
        </w:rPr>
        <w:t>12–14</w:t>
      </w:r>
      <w:r w:rsidR="00567959">
        <w:rPr>
          <w:rFonts w:ascii="Times New Roman" w:hAnsi="Times New Roman" w:cs="Times New Roman"/>
          <w:sz w:val="24"/>
          <w:szCs w:val="24"/>
        </w:rPr>
        <w:fldChar w:fldCharType="end"/>
      </w:r>
      <w:r w:rsidR="0077499E">
        <w:rPr>
          <w:rFonts w:ascii="Times New Roman" w:hAnsi="Times New Roman" w:cs="Times New Roman"/>
          <w:sz w:val="24"/>
          <w:szCs w:val="24"/>
        </w:rPr>
        <w:t xml:space="preserve">. </w:t>
      </w:r>
      <w:r w:rsidR="001D53E2">
        <w:rPr>
          <w:rFonts w:ascii="Times New Roman" w:hAnsi="Times New Roman" w:cs="Times New Roman"/>
          <w:sz w:val="24"/>
          <w:szCs w:val="24"/>
        </w:rPr>
        <w:t>We used the chemically defined Graver-Wade broth in a time-kill assay</w:t>
      </w:r>
      <w:r w:rsidR="00535CD7">
        <w:rPr>
          <w:rFonts w:ascii="Times New Roman" w:hAnsi="Times New Roman" w:cs="Times New Roman"/>
          <w:sz w:val="24"/>
          <w:szCs w:val="24"/>
        </w:rPr>
        <w:t>.</w:t>
      </w:r>
      <w:r w:rsidR="001D53E2">
        <w:rPr>
          <w:rFonts w:ascii="Times New Roman" w:hAnsi="Times New Roman" w:cs="Times New Roman"/>
          <w:sz w:val="24"/>
          <w:szCs w:val="24"/>
        </w:rPr>
        <w:t xml:space="preserve"> </w:t>
      </w:r>
      <w:r w:rsidR="00535CD7">
        <w:rPr>
          <w:rFonts w:ascii="Times New Roman" w:hAnsi="Times New Roman" w:cs="Times New Roman"/>
          <w:sz w:val="24"/>
          <w:szCs w:val="24"/>
        </w:rPr>
        <w:t>I</w:t>
      </w:r>
      <w:r w:rsidR="001D53E2">
        <w:rPr>
          <w:rFonts w:ascii="Times New Roman" w:hAnsi="Times New Roman" w:cs="Times New Roman"/>
          <w:sz w:val="24"/>
          <w:szCs w:val="24"/>
        </w:rPr>
        <w:t xml:space="preserve">t supports </w:t>
      </w:r>
      <w:r w:rsidR="00535CD7">
        <w:rPr>
          <w:rFonts w:ascii="Times New Roman" w:hAnsi="Times New Roman" w:cs="Times New Roman"/>
          <w:sz w:val="24"/>
          <w:szCs w:val="24"/>
        </w:rPr>
        <w:t xml:space="preserve">reliably </w:t>
      </w:r>
      <w:r w:rsidR="001D53E2">
        <w:rPr>
          <w:rFonts w:ascii="Times New Roman" w:hAnsi="Times New Roman" w:cs="Times New Roman"/>
          <w:sz w:val="24"/>
          <w:szCs w:val="24"/>
        </w:rPr>
        <w:t xml:space="preserve">the growth of all tested </w:t>
      </w:r>
      <w:proofErr w:type="spellStart"/>
      <w:r w:rsidR="001D53E2">
        <w:rPr>
          <w:rFonts w:ascii="Times New Roman" w:hAnsi="Times New Roman" w:cs="Times New Roman"/>
          <w:sz w:val="24"/>
          <w:szCs w:val="24"/>
        </w:rPr>
        <w:t>phylogenetically</w:t>
      </w:r>
      <w:proofErr w:type="spellEnd"/>
      <w:r w:rsidR="001D53E2">
        <w:rPr>
          <w:rFonts w:ascii="Times New Roman" w:hAnsi="Times New Roman" w:cs="Times New Roman"/>
          <w:sz w:val="24"/>
          <w:szCs w:val="24"/>
        </w:rPr>
        <w:t xml:space="preserve"> diverse </w:t>
      </w:r>
      <w:proofErr w:type="spellStart"/>
      <w:r w:rsidR="001D53E2">
        <w:rPr>
          <w:rFonts w:ascii="Times New Roman" w:hAnsi="Times New Roman" w:cs="Times New Roman"/>
          <w:sz w:val="24"/>
          <w:szCs w:val="24"/>
        </w:rPr>
        <w:t>auxotypes</w:t>
      </w:r>
      <w:proofErr w:type="spellEnd"/>
      <w:r w:rsidR="001D53E2">
        <w:rPr>
          <w:rFonts w:ascii="Times New Roman" w:hAnsi="Times New Roman" w:cs="Times New Roman"/>
          <w:sz w:val="24"/>
          <w:szCs w:val="24"/>
        </w:rPr>
        <w:t xml:space="preserve"> and clinical isolates </w:t>
      </w:r>
      <w:r w:rsidR="00E82349">
        <w:rPr>
          <w:rFonts w:ascii="Times New Roman" w:hAnsi="Times New Roman" w:cs="Times New Roman"/>
          <w:sz w:val="24"/>
          <w:szCs w:val="24"/>
        </w:rPr>
        <w:t xml:space="preserve"> and might be a suitable medium for MIC testing</w:t>
      </w:r>
      <w:r w:rsidR="001D53E2">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{"citationID":"27a5hr7egp","properties":{"formattedCitation":"{\\rtf \\super 15,16\\nosupersub{}}","plainCitation":"15,16"},"citationItems":[{"id":233,"uris":["http://zotero.org/users/1321783/items/JKKUIUNK"],"uri":["http://zotero.org/users/1321783/items/JKKUIUNK"],"itemData":{"id":233,"type":"article-journal","title":"Genetic Resistance Determinants, In Vitro Time-Kill Curve Analysis and Pharmacodynamic Functions for the Novel Topoisomerase II Inhibitor ETX0914 (AZD0914) in Neisseria gonorrhoeae","container-title":"Antimicrobials, Resistance and Chemotherapy","page":"1377","source":"Frontiers","abstract":"Resistance in Neisseria gonorrhoeae to all available therapeutic antimicrobials has emerged and new efficacious drugs for treatment of gonorrhea are essential. The topoisomerase II inhibitor ETX0914 (also known as AZD0914) is a new spiropyrimidinetrione antimicrobial that has different mechanisms of action from all previous and current gonorrhea treatment options. In this study, the N. gonorrhoeae resistance determinants for ETX0914 were further described and the effects of ETX0914 on the growth of N. gonorrhoeae (ETX0914 wild type, single step selected resistant mutants, and e</w:instrText>
      </w:r>
      <w:r w:rsidR="00B91BC7">
        <w:rPr>
          <w:rFonts w:ascii="Cambria Math" w:hAnsi="Cambria Math" w:cs="Cambria Math"/>
          <w:sz w:val="24"/>
          <w:szCs w:val="24"/>
        </w:rPr>
        <w:instrText>ﬄ</w:instrText>
      </w:r>
      <w:r w:rsidR="00B91BC7">
        <w:rPr>
          <w:rFonts w:ascii="Times New Roman" w:hAnsi="Times New Roman" w:cs="Times New Roman"/>
          <w:sz w:val="24"/>
          <w:szCs w:val="24"/>
        </w:rPr>
        <w:instrText>ux pump mutants) were examined in a novel in vitro time-kill curve analysis to estimate pharmacodynamic parameters of the new antimicrobial. For comparison, ciprofloxacin, azithromycin, ceftriaxone, and tetracycline were also examined (separately and in combination with ETX0914). ETX0914 was rapidly bactericidal for all wild type strains and had similar pharmacodynamic properties to ciprofloxacin. All selected resistant mutants contained mutations in amino acid codons D429 or K450 of GyrB and inactivation of the MtrCDE e</w:instrText>
      </w:r>
      <w:r w:rsidR="00B91BC7">
        <w:rPr>
          <w:rFonts w:ascii="Cambria Math" w:hAnsi="Cambria Math" w:cs="Cambria Math"/>
          <w:sz w:val="24"/>
          <w:szCs w:val="24"/>
        </w:rPr>
        <w:instrText>ﬄ</w:instrText>
      </w:r>
      <w:r w:rsidR="00B91BC7">
        <w:rPr>
          <w:rFonts w:ascii="Times New Roman" w:hAnsi="Times New Roman" w:cs="Times New Roman"/>
          <w:sz w:val="24"/>
          <w:szCs w:val="24"/>
        </w:rPr>
        <w:instrText xml:space="preserve">ux pump fully restored the susceptibility to ETX0914. ETX0914 alone and in combination with azithromycin and ceftriaxone was highly effective against N. gonorrhoeae and synergistic interaction with ciprofloxacin, particularly for ETX0914-resistant mutants, was found. ETX0914, monotherapy or in combination with azithromycin (to cover additional sexually transmitted infections), should be considered for phase III clinical trials and future gonorrhea treatment.","DOI":"10.3389/fmicb.2015.01377","note":"00000","journalAbbreviation":"Front. Microbiol.","author":[{"family":"Foerster","given":"Sunniva"},{"family":"Golparian","given":"Daniel"},{"family":"Jacobsson","given":"Susanne"},{"family":"Hathaway","given":"Lucy J."},{"family":"Low","given":"Nicola"},{"family":"Shafer","given":"William M."},{"family":"Althaus","given":"Christian L."},{"family":"Unemo","given":"Magnus"}],"issued":{"date-parts":[["2015"]]}},"label":"page"},{"id":240,"uris":["http://zotero.org/users/1321783/items/XFR8KWBI"],"uri":["http://zotero.org/users/1321783/items/XFR8KWBI"],"itemData":{"id":240,"type":"article-journal","title":"Time-kill curve analysis and pharmacodynamic functions for in vitro evaluation of antimicrobials against Neisseria gonorrhoeae","container-title":"bioRxiv","page":"028506","source":"biorxiv.org","abstract":"Gonorrhea is a sexually transmitted infection caused by the Gram-negative bacterium Neisseria gonorrhoeae. Resistance to first-line empirical monotherapy has emerged, so robust methods are needed to appropriately evaluate the activity of existing and novel antimicrobials against the bacterium. Pharmacodynamic functions, which describe the relationship between the concentration of antimicrobials and the bacterial net growth rate, provide more detailed information than the MIC only. In this study, a novel standardized in vitro time-kill curve assay was developed. The assay was validated using five World Health Organization N. gonorrhoeae reference strains and various concentrations of ciprofloxacin, and then the activity of nine antimicrobials with different target mechanisms were examined against a highly susceptible clinical wild type isolate (cultured in 1964). From the time-kill curves, the bacterial net growth rates at each antimicrobial concentration were estimated. Finally, a pharmacodynamic function was fitted to the data, resulting in four parameters that describe the pharmacodynamic properties of each antimicrobial. Ciprofloxacin resistance determinants shifted the pharmacodynamic MIC (zMIC) and attenuated the bactericidal effect at antimicrobial concentrations above the zMIC. Ciprofloxacin, spectinomycin and gentamicin had the strongest bactericidal effect during the first six hours of the assay. Only tetracycline and chloramphenicol showed a purely bacteriostatic effect. The pharmacodynamic functions differed between antimicrobials, showing that the effect of the drugs at concentrations below and above the MIC vary widely. In conclusion, N. gonorrhoeae time-kill curve experiments analyzed with pharmacodynamic functions have potential for in vitro evaluation of new and existing antimicrobials and dosing strategies to treat gonorrhea.","DOI":"10.1101/028506","note":"00001","language":"en","author":[{"family":"Foerster","given":"Sunniva"},{"family":"Unemo","given":"Magnus"},{"family":"Hathaway","given":"Lucy J."},{"family":"Low","given":"Nicola"},{"family":"Althaus","given":"Christian L."}],"issued":{"date-parts":[["2015",10,6]]}},"label":"page"}],"schema":"https://github.com/citation-style-language/schema/raw/master/csl-citation.json"} </w:instrText>
      </w:r>
      <w:r w:rsidR="001D53E2">
        <w:rPr>
          <w:rFonts w:ascii="Times New Roman" w:hAnsi="Times New Roman" w:cs="Times New Roman"/>
          <w:sz w:val="24"/>
          <w:szCs w:val="24"/>
        </w:rPr>
        <w:fldChar w:fldCharType="separate"/>
      </w:r>
      <w:r w:rsidR="00B91BC7" w:rsidRPr="00B91BC7">
        <w:rPr>
          <w:rFonts w:ascii="Times New Roman" w:hAnsi="Times New Roman" w:cs="Times New Roman"/>
          <w:sz w:val="24"/>
          <w:szCs w:val="24"/>
          <w:vertAlign w:val="superscript"/>
        </w:rPr>
        <w:t>15,16</w:t>
      </w:r>
      <w:r w:rsidR="001D53E2">
        <w:rPr>
          <w:rFonts w:ascii="Times New Roman" w:hAnsi="Times New Roman" w:cs="Times New Roman"/>
          <w:sz w:val="24"/>
          <w:szCs w:val="24"/>
        </w:rPr>
        <w:fldChar w:fldCharType="end"/>
      </w:r>
      <w:r w:rsidR="001D53E2">
        <w:rPr>
          <w:rFonts w:ascii="Times New Roman" w:hAnsi="Times New Roman" w:cs="Times New Roman"/>
          <w:sz w:val="24"/>
          <w:szCs w:val="24"/>
        </w:rPr>
        <w:t xml:space="preserve">. </w:t>
      </w:r>
    </w:p>
    <w:p w14:paraId="7C8FAF1E" w14:textId="42ED7DCF" w:rsidR="006A110D" w:rsidRDefault="001D53E2" w:rsidP="001D53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potency of drugs in pharmacology is most frequently measured with dose-response curves, </w:t>
      </w:r>
      <w:r w:rsidR="00535CD7">
        <w:rPr>
          <w:rFonts w:ascii="Times New Roman" w:hAnsi="Times New Roman" w:cs="Times New Roman"/>
          <w:sz w:val="24"/>
          <w:szCs w:val="24"/>
        </w:rPr>
        <w:t xml:space="preserve">as </w:t>
      </w:r>
      <w:r>
        <w:rPr>
          <w:rFonts w:ascii="Times New Roman" w:hAnsi="Times New Roman" w:cs="Times New Roman"/>
          <w:sz w:val="24"/>
          <w:szCs w:val="24"/>
        </w:rPr>
        <w:t>this allows t</w:t>
      </w:r>
      <w:r w:rsidR="00535CD7">
        <w:rPr>
          <w:rFonts w:ascii="Times New Roman" w:hAnsi="Times New Roman" w:cs="Times New Roman"/>
          <w:sz w:val="24"/>
          <w:szCs w:val="24"/>
        </w:rPr>
        <w:t>he</w:t>
      </w:r>
      <w:r>
        <w:rPr>
          <w:rFonts w:ascii="Times New Roman" w:hAnsi="Times New Roman" w:cs="Times New Roman"/>
          <w:sz w:val="24"/>
          <w:szCs w:val="24"/>
        </w:rPr>
        <w:t xml:space="preserve"> estimat</w:t>
      </w:r>
      <w:r w:rsidR="00535CD7">
        <w:rPr>
          <w:rFonts w:ascii="Times New Roman" w:hAnsi="Times New Roman" w:cs="Times New Roman"/>
          <w:sz w:val="24"/>
          <w:szCs w:val="24"/>
        </w:rPr>
        <w:t>ion</w:t>
      </w:r>
      <w:r>
        <w:rPr>
          <w:rFonts w:ascii="Times New Roman" w:hAnsi="Times New Roman" w:cs="Times New Roman"/>
          <w:sz w:val="24"/>
          <w:szCs w:val="24"/>
        </w:rPr>
        <w:t xml:space="preserve"> </w:t>
      </w:r>
      <w:r w:rsidR="00535CD7">
        <w:rPr>
          <w:rFonts w:ascii="Times New Roman" w:hAnsi="Times New Roman" w:cs="Times New Roman"/>
          <w:sz w:val="24"/>
          <w:szCs w:val="24"/>
        </w:rPr>
        <w:t xml:space="preserve">of </w:t>
      </w:r>
      <w:r>
        <w:rPr>
          <w:rFonts w:ascii="Times New Roman" w:hAnsi="Times New Roman" w:cs="Times New Roman"/>
          <w:sz w:val="24"/>
          <w:szCs w:val="24"/>
        </w:rPr>
        <w:t>the effective concentration (EC) at a specified</w:t>
      </w:r>
      <w:r w:rsidR="00535CD7">
        <w:rPr>
          <w:rFonts w:ascii="Times New Roman" w:hAnsi="Times New Roman" w:cs="Times New Roman"/>
          <w:sz w:val="24"/>
          <w:szCs w:val="24"/>
        </w:rPr>
        <w:t xml:space="preserve"> (arbitrary)</w:t>
      </w:r>
      <w:r>
        <w:rPr>
          <w:rFonts w:ascii="Times New Roman" w:hAnsi="Times New Roman" w:cs="Times New Roman"/>
          <w:sz w:val="24"/>
          <w:szCs w:val="24"/>
        </w:rPr>
        <w:t xml:space="preserve"> response level</w:t>
      </w:r>
      <w:r w:rsidR="00B91BC7">
        <w:rPr>
          <w:rFonts w:ascii="Times New Roman" w:hAnsi="Times New Roman" w:cs="Times New Roman"/>
          <w:sz w:val="24"/>
          <w:szCs w:val="24"/>
        </w:rPr>
        <w:t>.</w:t>
      </w:r>
      <w:r w:rsidR="00E82349">
        <w:rPr>
          <w:rFonts w:ascii="Times New Roman" w:hAnsi="Times New Roman" w:cs="Times New Roman"/>
          <w:sz w:val="24"/>
          <w:szCs w:val="24"/>
        </w:rPr>
        <w:t xml:space="preserve"> MIC values based on doubling dilution series </w:t>
      </w:r>
      <w:r w:rsidR="00E82349" w:rsidRPr="00C767B9">
        <w:rPr>
          <w:rFonts w:ascii="Times New Roman" w:hAnsi="Times New Roman" w:cs="Times New Roman"/>
          <w:sz w:val="24"/>
          <w:szCs w:val="24"/>
        </w:rPr>
        <w:t>are left, interval, or right censored</w:t>
      </w:r>
      <w:r w:rsidR="00E82349">
        <w:rPr>
          <w:rFonts w:ascii="Times New Roman" w:hAnsi="Times New Roman" w:cs="Times New Roman"/>
          <w:sz w:val="24"/>
          <w:szCs w:val="24"/>
        </w:rPr>
        <w:t xml:space="preserve"> discrete data which makes </w:t>
      </w:r>
      <w:r w:rsidR="00535CD7">
        <w:rPr>
          <w:rFonts w:ascii="Times New Roman" w:hAnsi="Times New Roman" w:cs="Times New Roman"/>
          <w:sz w:val="24"/>
          <w:szCs w:val="24"/>
        </w:rPr>
        <w:t xml:space="preserve">error analysis challenging. </w:t>
      </w:r>
      <w:r w:rsidR="00E82349">
        <w:rPr>
          <w:rFonts w:ascii="Times New Roman" w:hAnsi="Times New Roman" w:cs="Times New Roman"/>
          <w:sz w:val="24"/>
          <w:szCs w:val="24"/>
        </w:rPr>
        <w:fldChar w:fldCharType="begin"/>
      </w:r>
      <w:r w:rsidR="00E82349">
        <w:rPr>
          <w:rFonts w:ascii="Times New Roman" w:hAnsi="Times New Roman" w:cs="Times New Roman"/>
          <w:sz w:val="24"/>
          <w:szCs w:val="24"/>
        </w:rPr>
        <w:instrText xml:space="preserve"> ADDIN ZOTERO_ITEM CSL_CITATION {"citationID":"2990bihs4q","properties":{"formattedCitation":"{\\rtf \\super 17\\nosupersub{}}","plainCitation":"17"},"citationItems":[{"id":360,"uris":["http://zotero.org/users/1321783/items/UK7MBUAU"],"uri":["http://zotero.org/users/1321783/items/UK7MBUAU"],"itemData":{"id":360,"type":"article-journal","title":"New Statistical Technique for Analyzing MIC-Based Susceptibility Data","container-title":"Antimicrobial Agents and Chemotherapy","page":"1557-1563","volume":"56","issue":"3","source":"aac.asm.org","abstract":"Seventeen laboratories participated in a cooperative study to validate the regional susceptibility testing of Neisseria gonorrhoeae in The Netherlands. International reference strains were distributed. Each laboratory determined the MICs of ciprofloxacin, penicillin, and tetracycline, for each strain by Etest. To explore a more transparent assessment of quality and comparability, a statistical regression model was fitted to the data that accounted for the censoring of the MICs. The mean MICs found by all of the laboratories except three were closer than one 2-fold dilution step to the overall mean, and the mean MICs of each antimicrobial agent were close to the MICs for the international reference strains. This approach provided an efficient tool to analyze the performance of the Dutch decentralized gonococcal resistance monitoring system and confirmed good and comparable standards.","DOI":"10.1128/AAC.05777-11","ISSN":"0066-4804, 1098-6596","note":"00003 \nPMID: 22232288","journalAbbreviation":"Antimicrob. Agents Chemother.","language":"en","author":[{"family":"Kassteele","given":"Jan","dropping-particle":"van de"},{"family":"Santen-Verheuvel","given":"Marga G.","dropping-particle":"van"},{"family":"Koedijk","given":"Femke D. H."},{"family":"Dam","given":"Alje P.","dropping-particle":"van"},{"family":"Sande","given":"Marianne A. B.","dropping-particle":"van der"},{"family":"Neeling","given":"Albert J.","dropping-particle":"de"}],"issued":{"date-parts":[["2012",3,1]]},"PMID":"22232288"}}],"schema":"https://github.com/citation-style-language/schema/raw/master/csl-citation.json"} </w:instrText>
      </w:r>
      <w:r w:rsidR="00E82349">
        <w:rPr>
          <w:rFonts w:ascii="Times New Roman" w:hAnsi="Times New Roman" w:cs="Times New Roman"/>
          <w:sz w:val="24"/>
          <w:szCs w:val="24"/>
        </w:rPr>
        <w:fldChar w:fldCharType="separate"/>
      </w:r>
      <w:r w:rsidR="00E82349" w:rsidRPr="00B91BC7">
        <w:rPr>
          <w:rFonts w:ascii="Times New Roman" w:hAnsi="Times New Roman" w:cs="Times New Roman"/>
          <w:sz w:val="24"/>
          <w:szCs w:val="24"/>
          <w:vertAlign w:val="superscript"/>
        </w:rPr>
        <w:t>17</w:t>
      </w:r>
      <w:r w:rsidR="00E82349">
        <w:rPr>
          <w:rFonts w:ascii="Times New Roman" w:hAnsi="Times New Roman" w:cs="Times New Roman"/>
          <w:sz w:val="24"/>
          <w:szCs w:val="24"/>
        </w:rPr>
        <w:fldChar w:fldCharType="end"/>
      </w:r>
      <w:r w:rsidR="00E82349">
        <w:rPr>
          <w:rFonts w:ascii="Times New Roman" w:hAnsi="Times New Roman" w:cs="Times New Roman"/>
          <w:sz w:val="24"/>
          <w:szCs w:val="24"/>
        </w:rPr>
        <w:t xml:space="preserve">. </w:t>
      </w:r>
      <w:r w:rsidR="006A110D">
        <w:rPr>
          <w:rFonts w:ascii="Times New Roman" w:hAnsi="Times New Roman" w:cs="Times New Roman"/>
          <w:sz w:val="24"/>
          <w:szCs w:val="24"/>
        </w:rPr>
        <w:t xml:space="preserve">In contrast </w:t>
      </w:r>
      <w:r w:rsidR="00E82349">
        <w:rPr>
          <w:rFonts w:ascii="Times New Roman" w:hAnsi="Times New Roman" w:cs="Times New Roman"/>
          <w:sz w:val="24"/>
          <w:szCs w:val="24"/>
        </w:rPr>
        <w:t xml:space="preserve">EC </w:t>
      </w:r>
      <w:r w:rsidR="006A110D">
        <w:rPr>
          <w:rFonts w:ascii="Times New Roman" w:hAnsi="Times New Roman" w:cs="Times New Roman"/>
          <w:sz w:val="24"/>
          <w:szCs w:val="24"/>
        </w:rPr>
        <w:t>values on a continuous scale take</w:t>
      </w:r>
      <w:r>
        <w:rPr>
          <w:rFonts w:ascii="Times New Roman" w:hAnsi="Times New Roman" w:cs="Times New Roman"/>
          <w:sz w:val="24"/>
          <w:szCs w:val="24"/>
        </w:rPr>
        <w:t xml:space="preserve"> the variability of the data into account by calculating model based confidence intervals</w:t>
      </w:r>
      <w:r w:rsidR="006A110D">
        <w:rPr>
          <w:rFonts w:ascii="Times New Roman" w:hAnsi="Times New Roman" w:cs="Times New Roman"/>
          <w:sz w:val="24"/>
          <w:szCs w:val="24"/>
        </w:rPr>
        <w:t xml:space="preserve"> and do not rely on doubling dilutions</w:t>
      </w:r>
      <w:r>
        <w:rPr>
          <w:rFonts w:ascii="Times New Roman" w:hAnsi="Times New Roman" w:cs="Times New Roman"/>
          <w:sz w:val="24"/>
          <w:szCs w:val="24"/>
        </w:rPr>
        <w:t>.</w:t>
      </w:r>
      <w:r w:rsidR="00C8642A">
        <w:rPr>
          <w:rFonts w:ascii="Times New Roman" w:hAnsi="Times New Roman" w:cs="Times New Roman"/>
          <w:sz w:val="24"/>
          <w:szCs w:val="24"/>
        </w:rPr>
        <w:t xml:space="preserve"> Furthermore</w:t>
      </w:r>
      <w:r w:rsidR="00535CD7">
        <w:rPr>
          <w:rFonts w:ascii="Times New Roman" w:hAnsi="Times New Roman" w:cs="Times New Roman"/>
          <w:sz w:val="24"/>
          <w:szCs w:val="24"/>
        </w:rPr>
        <w:t>,</w:t>
      </w:r>
      <w:r w:rsidR="00C8642A">
        <w:rPr>
          <w:rFonts w:ascii="Times New Roman" w:hAnsi="Times New Roman" w:cs="Times New Roman"/>
          <w:sz w:val="24"/>
          <w:szCs w:val="24"/>
        </w:rPr>
        <w:t xml:space="preserve"> the shape of the pharmacodynamics curve provide</w:t>
      </w:r>
      <w:r w:rsidR="00535CD7">
        <w:rPr>
          <w:rFonts w:ascii="Times New Roman" w:hAnsi="Times New Roman" w:cs="Times New Roman"/>
          <w:sz w:val="24"/>
          <w:szCs w:val="24"/>
        </w:rPr>
        <w:t>s</w:t>
      </w:r>
      <w:r w:rsidR="00C8642A">
        <w:rPr>
          <w:rFonts w:ascii="Times New Roman" w:hAnsi="Times New Roman" w:cs="Times New Roman"/>
          <w:sz w:val="24"/>
          <w:szCs w:val="24"/>
        </w:rPr>
        <w:t xml:space="preserve"> additional valuable information on the test compound</w:t>
      </w:r>
      <w:r w:rsidR="00150A4E">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{"citationID":"pbg83q3kg","properties":{"formattedCitation":"{\\rtf \\super 18\\nosupersub{}}","plainCitation":"18"},"citationItems":[{"id":467,"uris":["http://zotero.org/users/1321783/items/4NDETHNA"],"uri":["http://zotero.org/users/1321783/items/4NDETHNA"],"itemData":{"id":467,"type":"article-journal","title":"Dose–response curve slope is a missing dimension in the analysis of HIV-1 drug resistance","container-title":"Proceedings of the National Academy of Sciences of the United States of America","page":"7613-7618","volume":"108","issue":"18","source":"PubMed Central","abstract":"HIV-1 drug resistance is a major clinical problem. Resistance is evaluated using in vitro assays measuring the fold change in IC50 caused by resistance mutations. Antiretroviral drugs are used at concentrations above IC50, however, and inhibition at clinical concentrations can only be predicted from IC50 if the shape of the dose–response curve is also known. Curve shape is influenced by cooperative interactions and is described mathematically by the slope parameter or Hill coefficient (m). Implicit in current analysis of resistance is the assumption that mutations shift dose–response curves to the right without affecting the slope. We show here that m is altered by resistance mutations. For reverse transcriptase and fusion inhibitors, single resistance mutations affect both slope and IC50. For protease inhibitors, single mutations primarily affect slope. For integrase inhibitors, only IC50 is affected. Thus, there are fundamental pharmacodynamic differences in resistance to different drug classes. Instantaneous inhibitory potential (IIP), the log inhibition of single-round infectivity at clinical concentrations, takes into account both slope and IC50, and thus provides a direct measure of the reduction in susceptibility produced by mutations and the residual activity of drugs against resistant viruses. The standard measure, fold change in IC50, does not correlate well with changes in IIP when mutations alter slope. These results challenge a fundamental assumption underlying current analysis of HIV-1 drug resistance and suggest that a more complete understanding of how resistance mutations reduce antiviral activity requires consideration of a previously ignored parameter, the dose–response curve slope.","DOI":"10.1073/pnas.1018360108","ISSN":"0027-8424","note":"00048 \nPMID: 21502494\nPMCID: PMC3088572","journalAbbreviation":"Proc Natl Acad Sci U S A","author":[{"family":"Sampah","given":"Maame Efua S."},{"family":"Shen","given":"Lin"},{"family":"Jilek","given":"Benjamin L."},{"family":"Siliciano","given":"Robert F."}],"issued":{"date-parts":[["2011",5,3]]},"PMID":"21502494","PMCID":"PMC3088572"}}],"schema":"https://github.com/citation-style-language/schema/raw/master/csl-citation.json"} </w:instrText>
      </w:r>
      <w:r w:rsidR="00150A4E">
        <w:rPr>
          <w:rFonts w:ascii="Times New Roman" w:hAnsi="Times New Roman" w:cs="Times New Roman"/>
          <w:sz w:val="24"/>
          <w:szCs w:val="24"/>
        </w:rPr>
        <w:fldChar w:fldCharType="separate"/>
      </w:r>
      <w:r w:rsidR="00150A4E" w:rsidRPr="00150A4E">
        <w:rPr>
          <w:rFonts w:ascii="Times New Roman" w:hAnsi="Times New Roman" w:cs="Times New Roman"/>
          <w:sz w:val="24"/>
          <w:szCs w:val="24"/>
          <w:vertAlign w:val="superscript"/>
        </w:rPr>
        <w:t>18</w:t>
      </w:r>
      <w:r w:rsidR="00150A4E">
        <w:rPr>
          <w:rFonts w:ascii="Times New Roman" w:hAnsi="Times New Roman" w:cs="Times New Roman"/>
          <w:sz w:val="24"/>
          <w:szCs w:val="24"/>
        </w:rPr>
        <w:fldChar w:fldCharType="end"/>
      </w:r>
      <w:r w:rsidR="00C8642A">
        <w:rPr>
          <w:rFonts w:ascii="Times New Roman" w:hAnsi="Times New Roman" w:cs="Times New Roman"/>
          <w:sz w:val="24"/>
          <w:szCs w:val="24"/>
        </w:rPr>
        <w:t>.</w:t>
      </w:r>
      <w:r>
        <w:rPr>
          <w:rFonts w:ascii="Times New Roman" w:hAnsi="Times New Roman" w:cs="Times New Roman"/>
          <w:sz w:val="24"/>
          <w:szCs w:val="24"/>
        </w:rPr>
        <w:t xml:space="preserve"> </w:t>
      </w:r>
      <w:r w:rsidR="006A110D">
        <w:rPr>
          <w:rFonts w:ascii="Times New Roman" w:hAnsi="Times New Roman" w:cs="Times New Roman"/>
          <w:sz w:val="24"/>
          <w:szCs w:val="24"/>
        </w:rPr>
        <w:t xml:space="preserve">The </w:t>
      </w:r>
      <w:r w:rsidR="00150A4E">
        <w:rPr>
          <w:rFonts w:ascii="Times New Roman" w:hAnsi="Times New Roman" w:cs="Times New Roman"/>
          <w:sz w:val="24"/>
          <w:szCs w:val="24"/>
        </w:rPr>
        <w:t>superiority</w:t>
      </w:r>
      <w:r w:rsidR="006A110D">
        <w:rPr>
          <w:rFonts w:ascii="Times New Roman" w:hAnsi="Times New Roman" w:cs="Times New Roman"/>
          <w:sz w:val="24"/>
          <w:szCs w:val="24"/>
        </w:rPr>
        <w:t xml:space="preserve"> of this approach </w:t>
      </w:r>
      <w:r w:rsidR="00150A4E">
        <w:rPr>
          <w:rFonts w:ascii="Times New Roman" w:hAnsi="Times New Roman" w:cs="Times New Roman"/>
          <w:sz w:val="24"/>
          <w:szCs w:val="24"/>
        </w:rPr>
        <w:t>has</w:t>
      </w:r>
      <w:r w:rsidR="006A110D">
        <w:rPr>
          <w:rFonts w:ascii="Times New Roman" w:hAnsi="Times New Roman" w:cs="Times New Roman"/>
          <w:sz w:val="24"/>
          <w:szCs w:val="24"/>
        </w:rPr>
        <w:t xml:space="preserve"> been </w:t>
      </w:r>
      <w:r w:rsidR="00C8642A">
        <w:rPr>
          <w:rFonts w:ascii="Times New Roman" w:hAnsi="Times New Roman" w:cs="Times New Roman"/>
          <w:sz w:val="24"/>
          <w:szCs w:val="24"/>
        </w:rPr>
        <w:t xml:space="preserve">statistically </w:t>
      </w:r>
      <w:r w:rsidR="006A110D">
        <w:rPr>
          <w:rFonts w:ascii="Times New Roman" w:hAnsi="Times New Roman" w:cs="Times New Roman"/>
          <w:sz w:val="24"/>
          <w:szCs w:val="24"/>
        </w:rPr>
        <w:t xml:space="preserve">well established </w:t>
      </w:r>
      <w:r w:rsidR="00150A4E">
        <w:rPr>
          <w:rFonts w:ascii="Times New Roman" w:hAnsi="Times New Roman" w:cs="Times New Roman"/>
          <w:sz w:val="24"/>
          <w:szCs w:val="24"/>
        </w:rPr>
        <w:t>and the benchmark dose is</w:t>
      </w:r>
      <w:r w:rsidR="006A110D">
        <w:rPr>
          <w:rFonts w:ascii="Times New Roman" w:hAnsi="Times New Roman" w:cs="Times New Roman"/>
          <w:sz w:val="24"/>
          <w:szCs w:val="24"/>
        </w:rPr>
        <w:t xml:space="preserve"> now strongly recommended for toxicity testing</w:t>
      </w:r>
      <w:r w:rsidR="00C8642A">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{"citationID":"tYER81jX","properties":{"formattedCitation":"{\\rtf \\super 19\\uc0\\u8211{}22\\nosupersub{}}","plainCitation":"19–22"},"citationItems":[{"id":479,"uris":["http://zotero.org/users/1321783/items/8S5URJIZ"],"uri":["http://zotero.org/users/1321783/items/8S5URJIZ"],"itemData":{"id":479,"type":"article-journal","title":"Benchmark dose and the three Rs. Part I. Getting more information from the same number of animals","container-title":"Critical Reviews in Toxicology","page":"557-567","volume":"44","issue":"7","source":"PubMed","abstract":"Evaluating dose-response data using the Benchmark dose (BMD) approach rather than by the no observed adverse effect (NOAEL) approach implies a considerable step forward from the perspective of the Reduction, Replacement, and Refinement, three Rs, in particular the R of reduction: more information is obtained from the same number of animals, or, vice versa, similar information may be obtained from fewer animals. The first part of this twin paper focusses on the former, the second on the latter aspect. Regarding the former, the BMD approach provides more information from any given dose-response dataset in various ways. First, the BMDL (= BMD lower confidence bound) provides more information by its more explicit definition. Further, as compared to the NOAEL approach the BMD approach results in more statistical precision in the value of the point of departure (PoD), for deriving exposure limits. While part of the animals in the study do not directly contribute to the numerical value of a NOAEL, all animals are effectively used and do contribute to a BMDL. In addition, the BMD approach allows for combining similar datasets for the same chemical (e.g., both sexes) in a single analysis, which further increases precision. By combining a dose-response dataset with similar historical data for other chemicals, the precision can even be substantially increased. Further, the BMD approach results in more precise estimates for relative potency factors (RPFs, or TEFs). And finally, the BMD approach is not only more precise, it also allows for quantification of the precision in the BMD estimate, which is not possible in the NOAEL approach.","DOI":"10.3109/10408444.2014.925423","ISSN":"1547-6898","note":"PMID: 25000332","journalAbbreviation":"Crit. Rev. Toxicol.","language":"ENG","author":[{"family":"Slob","given":"Wout"}],"issued":{"date-parts":[["2014",8]]},"PMID":"25000332"},"label":"page"},{"id":481,"uris":["http://zotero.org/users/1321783/items/UERB9STT"],"uri":["http://zotero.org/users/1321783/items/UERB9STT"],"itemData":{"id":481,"type":"article-journal","title":"Benchmark dose and the three Rs. Part II. Consequences for study design and animal use","container-title":"Critical Reviews in Toxicology","page":"568-580","volume":"44","issue":"7","source":"PubMed","abstract":"OECD test guidelines for standard toxicity studies prescribe (minimal) numbers of animals, but these are not substantiated by a quantitative analysis of the relationship between number of animals and the required performance of the associated study design. This paper provides a general approach of how this relationship may be established and discusses the approach in more detail by focusing on the three typical repeated-dose studies (subacute, subchronic, and chronic). Quantitative results derived from simulation studies, including some new results, are summarized and their consequences for study guidelines are discussed. The currently prescribed study designs for repeated-dose studies do not appear to be sufficient when the NOAEL is used for evaluating the data--the probability of not detecting toxicologically significant effects is high. The ensuing need for increasing the number of animals may be avoided by replacing the NOAEL approach by the BMD approach as it increases the probability of detecting the same effects without increasing the number of animals. Hence, applying the BMD approach will result in a virtual reduction in the number of animals. Further, the BMD approach allows for a real reduction in the number of animals on various grounds. It allows for analyzing combined similar datasets, resulting in an increase in precision, which can be translated in animal reduction while keeping the same precision. In addition, applying the BMD approach may be expected to result in animal reduction in the long run, as it allows for distributing the same number of animals over more doses without loss of precision. The latter will reduce the need to repeat studies due to unfortunate dose location.","DOI":"10.3109/10408444.2014.925424","ISSN":"1547-6898","note":"PMID: 25000331","journalAbbreviation":"Crit. Rev. Toxicol.","language":"ENG","author":[{"family":"Slob","given":"Wout"}],"issued":{"date-parts":[["2014",8]]},"PMID":"25000331"},"label":"page"},{"id":475,"uris":["http://zotero.org/users/1321783/items/V6H7Z6BI"],"uri":["http://zotero.org/users/1321783/items/V6H7Z6BI"],"itemData":{"id":475,"type":"article-journal","title":"Introduction to benchmark dose methods and U.S. EPA's benchmark dose software (BMDS) version 2.1.1","container-title":"Toxicology and Applied Pharmacology","page":"181-191","volume":"254","issue":"2","source":"PubMed","abstract":"Traditionally, the No-Observed-Adverse-Effect-Level (NOAEL) approach has been used to determine the point of departure (POD) from animal toxicology data for use in human health risk assessments. However, this approach is subject to substantial limitations that have been well defined, such as strict dependence on the dose selection, dose spacing, and sample size of the study from which the critical effect has been identified. Also, the NOAEL approach fails to take into consideration the shape of the dose-response curve and other related information. The benchmark dose (BMD) method, originally proposed as an alternative to the NOAEL methodology in the 1980s, addresses many of the limitations of the NOAEL method. It is less dependent on dose selection and spacing, and it takes into account the shape of the dose-response curve. In addition, the estimation of a BMD 95% lower bound confidence limit (BMDL) results in a POD that appropriately accounts for study quality (i.e., sample size). With the recent advent of user-friendly BMD software programs, including the U.S. Environmental Protection Agency's (U.S. EPA) Benchmark Dose Software (BMDS), BMD has become the method of choice for many health organizations world-wide. This paper discusses the BMD methods and corresponding software (i.e., BMDS version 2.1.1) that have been developed by the U.S. EPA, and includes a comparison with recently released European Food Safety Authority (EFSA) BMD guidance.","DOI":"10.1016/j.taap.2010.10.016","ISSN":"1096-0333","note":"PMID: 21034758","journalAbbreviation":"Toxicol. Appl. Pharmacol.","language":"ENG","author":[{"family":"Davis","given":"J. Allen"},{"family":"Gift","given":"Jeffrey S."},{"family":"Zhao","given":"Q. Jay"}],"issued":{"date-parts":[["2011",7,15]]},"PMID":"21034758"},"label":"page"},{"id":477,"uris":["http://zotero.org/users/1321783/items/6CWPS2GJ"],"uri":["http://zotero.org/users/1321783/items/6CWPS2GJ"],"itemData":{"id":477,"type":"article-journal","title":"The benchmark dose method--review of available models, and recommendations for application in health risk assessment","container-title":"Critical Reviews in Toxicology","page":"505-542","volume":"33","issue":"5","source":"PubMed","abstract":"The benchmark dose method has been proposed as an alternative to the no-observed-adverse-effect level (NOAEL) approach for assessing noncancer risks associated with hazardous compounds. The benchmark dose method is a more powerful statistical tool than the traditional NOAEL approach and represents a step in the right direction for a more accurate risk assessment. The benchmark dose method involves fitting a mathematical model to all the dose-response data within a study, and thus more biological information is incorporated in the resulting estimates of guidance values (e.g., acceptable daily intakes, ADIs). Although there is an increasing interest in the benchmark dose approach, it has not yet found its way into the regulatory toxicology in Europe, while in the United States the U.S. Environmental Protection Agency (EPA) already uses the benchmark dose in health risk assessment. Several software packages are today available for benchmark dose calculations. The availability of software to facilitate the analysis can make modeling appear simple, but often the interpretation of the results is not trivial, and it is recommended that benchmark dose modeling be performed in collaboration with a toxicologist and someone familiar with this type of statistical analysis. The procedure does not replace expert judgments of toxicologists and others addressing the hazard characterization issues in risk assessment. The aim of this article is to make risk assessors familiar with the concept, to show how the method can be used, and to describe some possibilities, limitations, and extensions of the benchmark dose approach. In this article the benchmark dose approach is presented in detail and compared to the traditional NOAEL approach. Statistical methods essential for the benchmark dose method are presented in Appendix A, and different mathematical models used in the U.S. EPA's BMD software, the Crump software, and the Kalliomaa software are described in the text and in Appendix B. For replacement of NOAEL in health risk assessment it is considered important that consensus is reached on the crucial parts of the benchmark dose method, that is, selection of risk types and the determination of a response level corresponding to the BMD, especially for continuous data. It is suggested that the BMD method is used as a first choice and that in cases where it is not possible to fit a model to the data the traditional NOAEL approach should be used instead. The possibilities to make benchmark dose calculations on continuous data need to be further investigated. In addition, it is of importance to study whether it would be appropriate to increase the number of dose levels by decreasing the number of animals in each dose group.","ISSN":"1040-8444","note":"PMID: 14594105","journalAbbreviation":"Crit. Rev. Toxicol.","language":"ENG","author":[{"family":"Filipsson","given":"Agneta Falk"},{"family":"Sand","given":"Salomon"},{"family":"Nilsson","given":"John"},{"family":"Victorin","given":"Katarina"}],"issued":{"date-parts":[["2003"]]},"PMID":"14594105"},"label":"page"}],"schema":"https://github.com/citation-style-language/schema/raw/master/csl-citation.json"} </w:instrText>
      </w:r>
      <w:r w:rsidR="00C8642A">
        <w:rPr>
          <w:rFonts w:ascii="Times New Roman" w:hAnsi="Times New Roman" w:cs="Times New Roman"/>
          <w:sz w:val="24"/>
          <w:szCs w:val="24"/>
        </w:rPr>
        <w:fldChar w:fldCharType="separate"/>
      </w:r>
      <w:r w:rsidR="00150A4E" w:rsidRPr="00150A4E">
        <w:rPr>
          <w:rFonts w:ascii="Times New Roman" w:hAnsi="Times New Roman" w:cs="Times New Roman"/>
          <w:sz w:val="24"/>
          <w:szCs w:val="24"/>
          <w:vertAlign w:val="superscript"/>
        </w:rPr>
        <w:t>19–22</w:t>
      </w:r>
      <w:r w:rsidR="00C8642A">
        <w:rPr>
          <w:rFonts w:ascii="Times New Roman" w:hAnsi="Times New Roman" w:cs="Times New Roman"/>
          <w:sz w:val="24"/>
          <w:szCs w:val="24"/>
        </w:rPr>
        <w:fldChar w:fldCharType="end"/>
      </w:r>
      <w:r w:rsidR="006A110D">
        <w:rPr>
          <w:rFonts w:ascii="Times New Roman" w:hAnsi="Times New Roman" w:cs="Times New Roman"/>
          <w:sz w:val="24"/>
          <w:szCs w:val="24"/>
        </w:rPr>
        <w:t xml:space="preserve">.  </w:t>
      </w:r>
    </w:p>
    <w:p w14:paraId="2F3E08A9" w14:textId="77777777" w:rsidR="001D53E2" w:rsidRDefault="001D53E2" w:rsidP="001D53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response to the tested compounds can be measured with different readouts. Measuring the optical density at (e.g. OD600 or OD450),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Alamar</w:t>
      </w:r>
      <w:proofErr w:type="spellEnd"/>
      <w:r>
        <w:rPr>
          <w:rFonts w:ascii="Times New Roman" w:hAnsi="Times New Roman" w:cs="Times New Roman"/>
          <w:sz w:val="24"/>
          <w:szCs w:val="24"/>
        </w:rPr>
        <w:t xml:space="preserve"> blue), MTT, Luciferase (ATP levels) and </w:t>
      </w:r>
      <w:proofErr w:type="spellStart"/>
      <w:r>
        <w:rPr>
          <w:rFonts w:ascii="Times New Roman" w:hAnsi="Times New Roman" w:cs="Times New Roman"/>
          <w:sz w:val="24"/>
          <w:szCs w:val="24"/>
        </w:rPr>
        <w:t>Lactat</w:t>
      </w:r>
      <w:proofErr w:type="spellEnd"/>
      <w:r>
        <w:rPr>
          <w:rFonts w:ascii="Times New Roman" w:hAnsi="Times New Roman" w:cs="Times New Roman"/>
          <w:sz w:val="24"/>
          <w:szCs w:val="24"/>
        </w:rPr>
        <w:t xml:space="preserve"> dehydrogenase are widespread methods that indirectly correlate with cell numbers</w:t>
      </w:r>
      <w:r w:rsidR="00150A4E">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{"citationID":"1au89hr64h","properties":{"formattedCitation":"{\\rtf \\super 23\\nosupersub{}}","plainCitation":"23"},"citationItems":[{"id":206,"uris":["http://zotero.org/users/1321783/items/9T46TF6U"],"uri":["http://zotero.org/users/1321783/items/9T46TF6U"],"itemData":{"id":206,"type":"article-journal","title":"Multiple Applications of Alamar Blue as an Indicator of Metabolic Function and Cellular Health in Cell Viability Bioassays","container-title":"Sensors (Basel, Switzerland)","page":"12347-12360","volume":"12","issue":"9","source":"PubMed Central","abstract":"Accurate prediction of the adverse effects of test compounds on living systems, detection of toxic thresholds, and expansion of experimental data sets to include multiple toxicity end-point analysis are required for any robust screening regime. Alamar Blue is an important redox indicator that is used to evaluate metabolic function and cellular health. The Alamar Blue bioassay has been utilized over the past 50 years to assess cell viability and cytotoxicity in a range of biological and environmental systems and in a number of cell types including bacteria, yeast, fungi, protozoa and cultured mammalian and piscine cells. It offers several advantages over other metabolic indicators and other cytotoxicity assays. However, as with any bioassay, suitability must be determined for each application and cell model. This review seeks to highlight many of the important considerations involved in assay use and design in addition to the potential pitfalls.","DOI":"10.3390/s120912347","ISSN":"1424-8220","note":"00090 \nPMID: 23112716\nPMCID: PMC3478843","journalAbbreviation":"Sensors (Basel)","author":[{"family":"Rampersad","given":"Sephra N."}],"issued":{"date-parts":[["2012",9,10]]},"PMID":"23112716","PMCID":"PMC3478843"},"label":"page"}],"schema":"https://github.com/citation-style-language/schema/raw/master/csl-citation.json"} </w:instrText>
      </w:r>
      <w:r w:rsidR="00150A4E">
        <w:rPr>
          <w:rFonts w:ascii="Times New Roman" w:hAnsi="Times New Roman" w:cs="Times New Roman"/>
          <w:sz w:val="24"/>
          <w:szCs w:val="24"/>
        </w:rPr>
        <w:fldChar w:fldCharType="separate"/>
      </w:r>
      <w:r w:rsidR="00150A4E" w:rsidRPr="00150A4E">
        <w:rPr>
          <w:rFonts w:ascii="Times New Roman" w:hAnsi="Times New Roman" w:cs="Times New Roman"/>
          <w:sz w:val="24"/>
          <w:szCs w:val="24"/>
          <w:vertAlign w:val="superscript"/>
        </w:rPr>
        <w:t>23</w:t>
      </w:r>
      <w:r w:rsidR="00150A4E">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9DF117C" w14:textId="77777777" w:rsidR="00C125B6" w:rsidRDefault="001D53E2" w:rsidP="00A17D4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is a blue dye that is converted to pink fluorescent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in the presence of metabolically active cells</w:t>
      </w:r>
      <w:r>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{"citationID":"14l089l6o4","properties":{"formattedCitation":"{\\rtf \\super 24,25\\nosupersub{}}","plainCitation":"24,25"},"citationItems":[{"id":192,"uris":["http://zotero.org/users/1321783/items/CQKB9B2Z"],"uri":["http://zotero.org/users/1321783/items/CQKB9B2Z"],"itemData":{"id":192,"type":"article-journal","title":"Resazurin Microtiter Assay Plate method for detection of susceptibility of multidrug resistant Mycobacterium tuberculosis to second-line anti-tuberculous drugs","container-title":"Egyptian Journal of Chest Diseases and Tuberculosis","page":"241-247","volume":"62","issue":"2","source":"ScienceDirect","abstract":"Background\nMany developed countries need a diagnostic test that is accurate, rapid, and economical in detecting multidrug-resistant tuberculosis. This study aims to evaluate Resazurin Microtiter Assay Plate in detecting susceptibilities of multidrug resistant Mycobacterium tuberculosis to second line anti tuberculous drugs.\nMethods\nSusceptibility of multidrug resistant M. tuberculosis was evaluated against 5 second line anti tuberculous drugs by the colorimetric method using the Resazurin Microtiter Assay Plate Testing (REMA).\nResults\nDrug susceptibility testing for the second-line drugs was performed for 34 MDR M. tuberculosis isolates isolated from 40 sputum samples. Results of REMA were available after 8 days of incubation. The agreement between the two tests for para-aminosalicylic acid, ethionamide, ofloxacin, kanamycin monosulfate and cycloserine was found to be 97.05%, 94.11%, 97.05%, 97.05% and 100%, respectively. The efficacy of REMA plate assay for PAS, ETH, OFX, KAN and CYL was 97.05%, 94.11%, 97.05%, 97.05% and 100%, respectively.\nConclusion\nResazurin test was found to be reliable, simple to perform for the rapid detection of anti-tuberculous drug resistance and economically inexpensive.","DOI":"10.1016/j.ejcdt.2013.05.008","ISSN":"0422-7638","note":"00002","journalAbbreviation":"Egyptian Journal of Chest Diseases and Tuberculosis","author":[{"family":"Khalifa","given":"Reham A."},{"family":"Nasser","given":"Marwa S."},{"family":"Gomaa","given":"Ashraf A."},{"family":"Osman","given":"Nehad M."},{"family":"Salem","given":"Hala M."}],"issued":{"date-parts":[["2013",4]]}},"label":"page"},{"id":195,"uris":["http://zotero.org/users/1321783/items/APEMPBP4"],"uri":["http://zotero.org/users/1321783/items/APEMPBP4"],"itemData":{"id":195,"type":"article-journal","title":"Resazurin Microtiter Assay Plate: Simple and Inexpensive Method for Detection of Drug Resistance in Mycobacterium tuberculosis","container-title":"Antimicrobial Agents and Chemotherapy","page":"2720-2722","volume":"46","issue":"8","source":"PubMed Central","abstract":"A method for detecting multidrug-resistant Mycobacterium tuberculosis by using a reduction of resazurin is described. Eighty clinical isolates were evaluated against isoniazid and rifampin; results at 7 days were compared with those of the proportion method. Specificity and sensitivity were excellent. The method is simple, inexpensive, and rapid and might be used with other antituberculosis drugs.","DOI":"10.1128/AAC.46.8.2720-2722.2002","ISSN":"0066-4804","note":"00448 \nPMID: 12121966\nPMCID: PMC127336","shortTitle":"Resazurin Microtiter Assay Plate","journalAbbreviation":"Antimicrob Agents Chemother","author":[{"family":"Palomino","given":"Juan-Carlos"},{"family":"Martin","given":"Anandi"},{"family":"Camacho","given":"Mirtha"},{"family":"Guerra","given":"Humberto"},{"family":"Swings","given":"Jean"},{"family":"Portaels","given":"Françoise"}],"issued":{"date-parts":[["2002",8]]},"PMID":"12121966","PMCID":"PMC127336"},"label":"page"}],"schema":"https://github.com/citation-style-language/schema/raw/master/csl-citation.json"} </w:instrText>
      </w:r>
      <w:r>
        <w:rPr>
          <w:rFonts w:ascii="Times New Roman" w:hAnsi="Times New Roman" w:cs="Times New Roman"/>
          <w:sz w:val="24"/>
          <w:szCs w:val="24"/>
        </w:rPr>
        <w:fldChar w:fldCharType="separate"/>
      </w:r>
      <w:r w:rsidR="00150A4E" w:rsidRPr="00150A4E">
        <w:rPr>
          <w:rFonts w:ascii="Times New Roman" w:hAnsi="Times New Roman" w:cs="Times New Roman"/>
          <w:sz w:val="24"/>
          <w:szCs w:val="24"/>
          <w:vertAlign w:val="superscript"/>
        </w:rPr>
        <w:t>24,25</w:t>
      </w:r>
      <w:r>
        <w:rPr>
          <w:rFonts w:ascii="Times New Roman" w:hAnsi="Times New Roman" w:cs="Times New Roman"/>
          <w:sz w:val="24"/>
          <w:szCs w:val="24"/>
        </w:rPr>
        <w:fldChar w:fldCharType="end"/>
      </w:r>
      <w:r>
        <w:rPr>
          <w:rFonts w:ascii="Times New Roman" w:hAnsi="Times New Roman" w:cs="Times New Roman"/>
          <w:sz w:val="24"/>
          <w:szCs w:val="24"/>
        </w:rPr>
        <w:t xml:space="preserve">. Unlike the optical density that measures growth inhibition it reflects the viability of cells and </w:t>
      </w:r>
      <w:commentRangeStart w:id="0"/>
      <w:r>
        <w:rPr>
          <w:rFonts w:ascii="Times New Roman" w:hAnsi="Times New Roman" w:cs="Times New Roman"/>
          <w:sz w:val="24"/>
          <w:szCs w:val="24"/>
        </w:rPr>
        <w:t>can decrease in response to bactericidal compounds</w:t>
      </w:r>
      <w:commentRangeEnd w:id="0"/>
      <w:r w:rsidR="00535CD7">
        <w:rPr>
          <w:rStyle w:val="CommentReference"/>
        </w:rPr>
        <w:commentReference w:id="0"/>
      </w:r>
      <w:r>
        <w:rPr>
          <w:rFonts w:ascii="Times New Roman" w:hAnsi="Times New Roman" w:cs="Times New Roman"/>
          <w:sz w:val="24"/>
          <w:szCs w:val="24"/>
        </w:rPr>
        <w:t>. It has been previously used in screenings for toxicity testing, high throughput applications and MIC testing in bacteria</w:t>
      </w:r>
      <w:r w:rsidR="00150A4E">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{"citationID":"kpt2iojb5","properties":{"formattedCitation":"{\\rtf \\super 24,26\\nosupersub{}}","plainCitation":"24,26"},"citationItems":[{"id":367,"uris":["http://zotero.org/users/1321783/items/XNRNTDG7"],"uri":["http://zotero.org/users/1321783/items/XNRNTDG7"],"itemData":{"id":367,"type":"article-journal","title":"Resazurin Microtiter Assay Plate: Simple and Inexpensive Method for Detection of Drug Resistance in Mycobacterium tuberculosis","container-title":"Antimicrobial Agents and Chemotherapy","page":"2720-2722","volume":"46","issue":"8","source":"aac.asm.org","abstract":"A method for detecting multidrug-resistant Mycobacterium tuberculosis by using a reduction of resazurin is described. Eighty clinical isolates were evaluated against isoniazid and rifampin; results at 7 days were compared with those of the proportion method. Specificity and sensitivity were excellent. The method is simple, inexpensive, and rapid and might be used with other antituberculosis drugs.","DOI":"10.1128/AAC.46.8.2720-2722.2002","ISSN":"0066-4804, 1098-6596","note":"PMID: 12121966","shortTitle":"Resazurin Microtiter Assay Plate","journalAbbreviation":"Antimicrob. Agents Chemother.","language":"en","author":[{"family":"Palomino","given":"Juan-Carlos"},{"family":"Martin","given":"Anandi"},{"family":"Camacho","given":"Mirtha"},{"family":"Guerra","given":"Humberto"},{"family":"Swings","given":"Jean"},{"family":"Portaels","given":"Françoise"}],"issued":{"date-parts":[["2002",8,1]]},"PMID":"12121966"},"label":"page"},{"id":192,"uris":["http://zotero.org/users/1321783/items/CQKB9B2Z"],"uri":["http://zotero.org/users/1321783/items/CQKB9B2Z"],"itemData":{"id":192,"type":"article-journal","title":"Resazurin Microtiter Assay Plate method for detection of susceptibility of multidrug resistant Mycobacterium tuberculosis to second-line anti-tuberculous drugs","container-title":"Egyptian Journal of Chest Diseases and Tuberculosis","page":"241-247","volume":"62","issue":"2","source":"ScienceDirect","abstract":"Background\nMany developed countries need a diagnostic test that is accurate, rapid, and economical in detecting multidrug-resistant tuberculosis. This study aims to evaluate Resazurin Microtiter Assay Plate in detecting susceptibilities of multidrug resistant Mycobacterium tuberculosis to second line anti tuberculous drugs.\nMethods\nSusceptibility of multidrug resistant M. tuberculosis was evaluated against 5 second line anti tuberculous drugs by the colorimetric method using the Resazurin Microtiter Assay Plate Testing (REMA).\nResults\nDrug susceptibility testing for the second-line drugs was performed for 34 MDR M. tuberculosis isolates isolated from 40 sputum samples. Results of REMA were available after 8 days of incubation. The agreement between the two tests for para-aminosalicylic acid, ethionamide, ofloxacin, kanamycin monosulfate and cycloserine was found to be 97.05%, 94.11%, 97.05%, 97.05% and 100%, respectively. The efficacy of REMA plate assay for PAS, ETH, OFX, KAN and CYL was 97.05%, 94.11%, 97.05%, 97.05% and 100%, respectively.\nConclusion\nResazurin test was found to be reliable, simple to perform for the rapid detection of anti-tuberculous drug resistance and economically inexpensive.","DOI":"10.1016/j.ejcdt.2013.05.008","ISSN":"0422-7638","note":"00002","journalAbbreviation":"Egyptian Journal of Chest Diseases and Tuberculosis","author":[{"family":"Khalifa","given":"Reham A."},{"family":"Nasser","given":"Marwa S."},{"family":"Gomaa","given":"Ashraf A."},{"family":"Osman","given":"Nehad M."},{"family":"Salem","given":"Hala M."}],"issued":{"date-parts":[["2013",4]]}},"label":"page"}],"schema":"https://github.com/citation-style-language/schema/raw/master/csl-citation.json"} </w:instrText>
      </w:r>
      <w:r w:rsidR="00150A4E">
        <w:rPr>
          <w:rFonts w:ascii="Times New Roman" w:hAnsi="Times New Roman" w:cs="Times New Roman"/>
          <w:sz w:val="24"/>
          <w:szCs w:val="24"/>
        </w:rPr>
        <w:fldChar w:fldCharType="separate"/>
      </w:r>
      <w:r w:rsidR="00150A4E" w:rsidRPr="00150A4E">
        <w:rPr>
          <w:rFonts w:ascii="Times New Roman" w:hAnsi="Times New Roman" w:cs="Times New Roman"/>
          <w:sz w:val="24"/>
          <w:szCs w:val="24"/>
          <w:vertAlign w:val="superscript"/>
        </w:rPr>
        <w:t>24,26</w:t>
      </w:r>
      <w:r w:rsidR="00150A4E">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AEB6EE" w14:textId="7CA9A7B0" w:rsidR="001D53E2" w:rsidRDefault="0077499E"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0878D6">
        <w:rPr>
          <w:rFonts w:ascii="Times New Roman" w:hAnsi="Times New Roman" w:cs="Times New Roman"/>
          <w:sz w:val="24"/>
          <w:szCs w:val="24"/>
        </w:rPr>
        <w:t xml:space="preserve">hypothesize that </w:t>
      </w:r>
      <w:r w:rsidR="00150A4E">
        <w:rPr>
          <w:rFonts w:ascii="Times New Roman" w:hAnsi="Times New Roman" w:cs="Times New Roman"/>
          <w:sz w:val="24"/>
          <w:szCs w:val="24"/>
        </w:rPr>
        <w:t>this</w:t>
      </w:r>
      <w:r w:rsidR="000878D6">
        <w:rPr>
          <w:rFonts w:ascii="Times New Roman" w:hAnsi="Times New Roman" w:cs="Times New Roman"/>
          <w:sz w:val="24"/>
          <w:szCs w:val="24"/>
        </w:rPr>
        <w:t xml:space="preserve"> allows </w:t>
      </w:r>
      <w:r w:rsidR="000B6FC2">
        <w:rPr>
          <w:rFonts w:ascii="Times New Roman" w:hAnsi="Times New Roman" w:cs="Times New Roman"/>
          <w:sz w:val="24"/>
          <w:szCs w:val="24"/>
        </w:rPr>
        <w:t xml:space="preserve">the measurement of </w:t>
      </w:r>
      <w:r w:rsidR="000878D6">
        <w:rPr>
          <w:rFonts w:ascii="Times New Roman" w:hAnsi="Times New Roman" w:cs="Times New Roman"/>
          <w:sz w:val="24"/>
          <w:szCs w:val="24"/>
        </w:rPr>
        <w:t>the MIC at earlier time-points</w:t>
      </w:r>
      <w:r w:rsidR="00150A4E">
        <w:rPr>
          <w:rFonts w:ascii="Times New Roman" w:hAnsi="Times New Roman" w:cs="Times New Roman"/>
          <w:sz w:val="24"/>
          <w:szCs w:val="24"/>
        </w:rPr>
        <w:t xml:space="preserve"> and follow the viability of bacteria over time</w:t>
      </w:r>
      <w:r w:rsidR="000878D6">
        <w:rPr>
          <w:rFonts w:ascii="Times New Roman" w:hAnsi="Times New Roman" w:cs="Times New Roman"/>
          <w:sz w:val="24"/>
          <w:szCs w:val="24"/>
        </w:rPr>
        <w:t>.</w:t>
      </w:r>
      <w:r w:rsidR="00C125B6">
        <w:rPr>
          <w:rFonts w:ascii="Times New Roman" w:hAnsi="Times New Roman" w:cs="Times New Roman"/>
          <w:sz w:val="24"/>
          <w:szCs w:val="24"/>
        </w:rPr>
        <w:t xml:space="preserve"> A panel of eight reference strains was exposed to the </w:t>
      </w:r>
      <w:r w:rsidR="00C125B6">
        <w:rPr>
          <w:rFonts w:ascii="Times New Roman" w:hAnsi="Times New Roman" w:cs="Times New Roman"/>
          <w:sz w:val="24"/>
          <w:szCs w:val="24"/>
        </w:rPr>
        <w:lastRenderedPageBreak/>
        <w:t xml:space="preserve">antimicrobials azithromycin, gentamicin, ciprofloxacin, ceftriaxone, </w:t>
      </w:r>
      <w:proofErr w:type="spellStart"/>
      <w:r w:rsidR="00C125B6">
        <w:rPr>
          <w:rFonts w:ascii="Times New Roman" w:hAnsi="Times New Roman" w:cs="Times New Roman"/>
          <w:sz w:val="24"/>
          <w:szCs w:val="24"/>
        </w:rPr>
        <w:t>cefixime</w:t>
      </w:r>
      <w:proofErr w:type="spellEnd"/>
      <w:r w:rsidR="00C125B6">
        <w:rPr>
          <w:rFonts w:ascii="Times New Roman" w:hAnsi="Times New Roman" w:cs="Times New Roman"/>
          <w:sz w:val="24"/>
          <w:szCs w:val="24"/>
        </w:rPr>
        <w:t xml:space="preserve">, tetracycline, penicillin and </w:t>
      </w:r>
      <w:proofErr w:type="spellStart"/>
      <w:r w:rsidR="00C125B6">
        <w:rPr>
          <w:rFonts w:ascii="Times New Roman" w:hAnsi="Times New Roman" w:cs="Times New Roman"/>
          <w:sz w:val="24"/>
          <w:szCs w:val="24"/>
        </w:rPr>
        <w:t>spectinomycin</w:t>
      </w:r>
      <w:proofErr w:type="spellEnd"/>
      <w:r w:rsidR="00C125B6">
        <w:rPr>
          <w:rFonts w:ascii="Times New Roman" w:hAnsi="Times New Roman" w:cs="Times New Roman"/>
          <w:sz w:val="24"/>
          <w:szCs w:val="24"/>
        </w:rPr>
        <w:t xml:space="preserve"> for a time course </w:t>
      </w:r>
      <w:r w:rsidR="00FF5A21">
        <w:rPr>
          <w:rFonts w:ascii="Times New Roman" w:hAnsi="Times New Roman" w:cs="Times New Roman"/>
          <w:sz w:val="24"/>
          <w:szCs w:val="24"/>
        </w:rPr>
        <w:t>from 0</w:t>
      </w:r>
      <w:r w:rsidR="000B6FC2">
        <w:rPr>
          <w:rFonts w:ascii="Times New Roman" w:hAnsi="Times New Roman" w:cs="Times New Roman"/>
          <w:sz w:val="24"/>
          <w:szCs w:val="24"/>
        </w:rPr>
        <w:t xml:space="preserve"> to</w:t>
      </w:r>
      <w:r w:rsidR="00FF5A21">
        <w:rPr>
          <w:rFonts w:ascii="Times New Roman" w:hAnsi="Times New Roman" w:cs="Times New Roman"/>
          <w:sz w:val="24"/>
          <w:szCs w:val="24"/>
        </w:rPr>
        <w:t xml:space="preserve">15 hours. </w:t>
      </w:r>
      <w:r w:rsidR="000B6FC2">
        <w:rPr>
          <w:rFonts w:ascii="Times New Roman" w:hAnsi="Times New Roman" w:cs="Times New Roman"/>
          <w:sz w:val="24"/>
          <w:szCs w:val="24"/>
        </w:rPr>
        <w:t>G</w:t>
      </w:r>
      <w:r w:rsidR="00FF5A21">
        <w:rPr>
          <w:rFonts w:ascii="Times New Roman" w:hAnsi="Times New Roman" w:cs="Times New Roman"/>
          <w:sz w:val="24"/>
          <w:szCs w:val="24"/>
        </w:rPr>
        <w:t>rowth was monitored using OD</w:t>
      </w:r>
      <w:r w:rsidR="00FF5A21" w:rsidRPr="00FF5A21">
        <w:rPr>
          <w:rFonts w:ascii="Times New Roman" w:hAnsi="Times New Roman" w:cs="Times New Roman"/>
          <w:sz w:val="24"/>
          <w:szCs w:val="24"/>
          <w:vertAlign w:val="subscript"/>
        </w:rPr>
        <w:t>600</w:t>
      </w:r>
      <w:r w:rsidR="00FF5A21">
        <w:rPr>
          <w:rFonts w:ascii="Times New Roman" w:hAnsi="Times New Roman" w:cs="Times New Roman"/>
          <w:sz w:val="24"/>
          <w:szCs w:val="24"/>
        </w:rPr>
        <w:t xml:space="preserve"> and </w:t>
      </w:r>
      <w:proofErr w:type="spellStart"/>
      <w:r w:rsidR="00FF5A21">
        <w:rPr>
          <w:rFonts w:ascii="Times New Roman" w:hAnsi="Times New Roman" w:cs="Times New Roman"/>
          <w:sz w:val="24"/>
          <w:szCs w:val="24"/>
        </w:rPr>
        <w:t>Resazurin</w:t>
      </w:r>
      <w:proofErr w:type="spellEnd"/>
      <w:r w:rsidR="00FF5A21">
        <w:rPr>
          <w:rFonts w:ascii="Times New Roman" w:hAnsi="Times New Roman" w:cs="Times New Roman"/>
          <w:sz w:val="24"/>
          <w:szCs w:val="24"/>
        </w:rPr>
        <w:t xml:space="preserve"> as read-out. </w:t>
      </w:r>
      <w:r w:rsidR="00C125B6">
        <w:rPr>
          <w:rFonts w:ascii="Times New Roman" w:hAnsi="Times New Roman" w:cs="Times New Roman"/>
          <w:sz w:val="24"/>
          <w:szCs w:val="24"/>
        </w:rPr>
        <w:t xml:space="preserve">A panel of 124 strains was exposed to </w:t>
      </w:r>
      <w:r w:rsidR="00FF5A21">
        <w:rPr>
          <w:rFonts w:ascii="Times New Roman" w:hAnsi="Times New Roman" w:cs="Times New Roman"/>
          <w:sz w:val="24"/>
          <w:szCs w:val="24"/>
        </w:rPr>
        <w:t xml:space="preserve">the same antimicrobials </w:t>
      </w:r>
      <w:r w:rsidR="00C125B6">
        <w:rPr>
          <w:rFonts w:ascii="Times New Roman" w:hAnsi="Times New Roman" w:cs="Times New Roman"/>
          <w:sz w:val="24"/>
          <w:szCs w:val="24"/>
        </w:rPr>
        <w:t>for six hours</w:t>
      </w:r>
      <w:r w:rsidR="00FF5A21">
        <w:rPr>
          <w:rFonts w:ascii="Times New Roman" w:hAnsi="Times New Roman" w:cs="Times New Roman"/>
          <w:sz w:val="24"/>
          <w:szCs w:val="24"/>
        </w:rPr>
        <w:t xml:space="preserve"> and a regression analysis made to study </w:t>
      </w:r>
      <w:r>
        <w:rPr>
          <w:rFonts w:ascii="Times New Roman" w:hAnsi="Times New Roman" w:cs="Times New Roman"/>
          <w:sz w:val="24"/>
          <w:szCs w:val="24"/>
        </w:rPr>
        <w:t>how the methods correlate</w:t>
      </w:r>
      <w:r w:rsidR="00FF5A21">
        <w:rPr>
          <w:rFonts w:ascii="Times New Roman" w:hAnsi="Times New Roman" w:cs="Times New Roman"/>
          <w:sz w:val="24"/>
          <w:szCs w:val="24"/>
        </w:rPr>
        <w:t>s</w:t>
      </w:r>
      <w:r>
        <w:rPr>
          <w:rFonts w:ascii="Times New Roman" w:hAnsi="Times New Roman" w:cs="Times New Roman"/>
          <w:sz w:val="24"/>
          <w:szCs w:val="24"/>
        </w:rPr>
        <w:t xml:space="preserve"> </w:t>
      </w:r>
      <w:r w:rsidR="00FF5A21">
        <w:rPr>
          <w:rFonts w:ascii="Times New Roman" w:hAnsi="Times New Roman" w:cs="Times New Roman"/>
          <w:sz w:val="24"/>
          <w:szCs w:val="24"/>
        </w:rPr>
        <w:t>with conventional</w:t>
      </w:r>
      <w:r>
        <w:rPr>
          <w:rFonts w:ascii="Times New Roman" w:hAnsi="Times New Roman" w:cs="Times New Roman"/>
          <w:sz w:val="24"/>
          <w:szCs w:val="24"/>
        </w:rPr>
        <w:t xml:space="preserve"> </w:t>
      </w:r>
      <w:r w:rsidR="00E16086">
        <w:rPr>
          <w:rFonts w:ascii="Times New Roman" w:hAnsi="Times New Roman" w:cs="Times New Roman"/>
          <w:sz w:val="24"/>
          <w:szCs w:val="24"/>
        </w:rPr>
        <w:t xml:space="preserve">MICs measured with </w:t>
      </w:r>
      <w:proofErr w:type="spellStart"/>
      <w:r w:rsidR="00E16086">
        <w:rPr>
          <w:rFonts w:ascii="Times New Roman" w:hAnsi="Times New Roman" w:cs="Times New Roman"/>
          <w:sz w:val="24"/>
          <w:szCs w:val="24"/>
        </w:rPr>
        <w:t>Etest</w:t>
      </w:r>
      <w:proofErr w:type="spellEnd"/>
      <w:r>
        <w:rPr>
          <w:rFonts w:ascii="Times New Roman" w:hAnsi="Times New Roman" w:cs="Times New Roman"/>
          <w:sz w:val="24"/>
          <w:szCs w:val="24"/>
        </w:rPr>
        <w:t xml:space="preserve">. </w:t>
      </w:r>
    </w:p>
    <w:p w14:paraId="32ACD674" w14:textId="77777777" w:rsidR="001671A1" w:rsidRDefault="00BC0387" w:rsidP="00A17D4C">
      <w:pPr>
        <w:spacing w:line="480" w:lineRule="auto"/>
        <w:jc w:val="both"/>
        <w:rPr>
          <w:rFonts w:ascii="Times New Roman" w:hAnsi="Times New Roman" w:cs="Times New Roman"/>
          <w:b/>
          <w:sz w:val="24"/>
          <w:szCs w:val="24"/>
        </w:rPr>
      </w:pPr>
      <w:r w:rsidRPr="00BC0387">
        <w:rPr>
          <w:rFonts w:ascii="Times New Roman" w:hAnsi="Times New Roman" w:cs="Times New Roman"/>
          <w:b/>
          <w:sz w:val="24"/>
          <w:szCs w:val="24"/>
        </w:rPr>
        <w:t>MATERIAL AND METHODS</w:t>
      </w:r>
    </w:p>
    <w:p w14:paraId="2BABDBB6" w14:textId="77777777" w:rsidR="00C1579A" w:rsidRPr="00BC0387" w:rsidRDefault="00C1579A"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Bacteria and Cultures</w:t>
      </w:r>
    </w:p>
    <w:p w14:paraId="7B18981A" w14:textId="51C76FB9" w:rsidR="00BC0387" w:rsidRDefault="001F3F41"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12</w:t>
      </w:r>
      <w:r w:rsidR="00A131AB">
        <w:rPr>
          <w:rFonts w:ascii="Times New Roman" w:hAnsi="Times New Roman" w:cs="Times New Roman"/>
          <w:sz w:val="24"/>
          <w:szCs w:val="24"/>
        </w:rPr>
        <w:t>4</w:t>
      </w:r>
      <w:r>
        <w:rPr>
          <w:rFonts w:ascii="Times New Roman" w:hAnsi="Times New Roman" w:cs="Times New Roman"/>
          <w:sz w:val="24"/>
          <w:szCs w:val="24"/>
        </w:rPr>
        <w:t xml:space="preserve"> clinical isolates and eight </w:t>
      </w:r>
      <w:r w:rsidR="00A131AB">
        <w:rPr>
          <w:rFonts w:ascii="Times New Roman" w:hAnsi="Times New Roman" w:cs="Times New Roman"/>
          <w:sz w:val="24"/>
          <w:szCs w:val="24"/>
        </w:rPr>
        <w:t xml:space="preserve">WHO quality control strains (F, G, K, L, M, N, O, </w:t>
      </w:r>
      <w:proofErr w:type="gramStart"/>
      <w:r w:rsidR="00A131AB">
        <w:rPr>
          <w:rFonts w:ascii="Times New Roman" w:hAnsi="Times New Roman" w:cs="Times New Roman"/>
          <w:sz w:val="24"/>
          <w:szCs w:val="24"/>
        </w:rPr>
        <w:t>P</w:t>
      </w:r>
      <w:proofErr w:type="gramEnd"/>
      <w:r w:rsidR="00A131AB">
        <w:rPr>
          <w:rFonts w:ascii="Times New Roman" w:hAnsi="Times New Roman" w:cs="Times New Roman"/>
          <w:sz w:val="24"/>
          <w:szCs w:val="24"/>
        </w:rPr>
        <w:t xml:space="preserve">) were </w:t>
      </w:r>
      <w:r>
        <w:rPr>
          <w:rFonts w:ascii="Times New Roman" w:hAnsi="Times New Roman" w:cs="Times New Roman"/>
          <w:sz w:val="24"/>
          <w:szCs w:val="24"/>
        </w:rPr>
        <w:t>studied</w:t>
      </w:r>
      <w:r w:rsidR="00954348">
        <w:rPr>
          <w:rFonts w:ascii="Times New Roman" w:hAnsi="Times New Roman" w:cs="Times New Roman"/>
          <w:sz w:val="24"/>
          <w:szCs w:val="24"/>
        </w:rPr>
        <w:t xml:space="preserve">. Strains </w:t>
      </w:r>
      <w:r w:rsidR="00C66E78">
        <w:rPr>
          <w:rFonts w:ascii="Times New Roman" w:hAnsi="Times New Roman" w:cs="Times New Roman"/>
          <w:sz w:val="24"/>
          <w:szCs w:val="24"/>
        </w:rPr>
        <w:t>were taken from -80°C Glycerol stocks and streaked out on Choc-Agar Plates (</w:t>
      </w:r>
      <w:proofErr w:type="spellStart"/>
      <w:r w:rsidR="00C66E78">
        <w:rPr>
          <w:rFonts w:ascii="Times New Roman" w:hAnsi="Times New Roman" w:cs="Times New Roman"/>
          <w:sz w:val="24"/>
          <w:szCs w:val="24"/>
        </w:rPr>
        <w:t>Biomerieux</w:t>
      </w:r>
      <w:proofErr w:type="spellEnd"/>
      <w:r w:rsidR="00C66E78">
        <w:rPr>
          <w:rFonts w:ascii="Times New Roman" w:hAnsi="Times New Roman" w:cs="Times New Roman"/>
          <w:sz w:val="24"/>
          <w:szCs w:val="24"/>
        </w:rPr>
        <w:t>). They were cultured at 37°C and 5% CO</w:t>
      </w:r>
      <w:r w:rsidR="00C66E78">
        <w:rPr>
          <w:rFonts w:ascii="Times New Roman" w:hAnsi="Times New Roman" w:cs="Times New Roman"/>
          <w:sz w:val="24"/>
          <w:szCs w:val="24"/>
          <w:vertAlign w:val="subscript"/>
        </w:rPr>
        <w:t xml:space="preserve">2 </w:t>
      </w:r>
      <w:r w:rsidR="00C66E78">
        <w:rPr>
          <w:rFonts w:ascii="Times New Roman" w:hAnsi="Times New Roman" w:cs="Times New Roman"/>
          <w:sz w:val="24"/>
          <w:szCs w:val="24"/>
        </w:rPr>
        <w:t xml:space="preserve">in a humid atmosphere for 16-18 hours and then sub-cultured once for 16 hours. A McFarland standard of 0.5 was prepared for each strain and </w:t>
      </w:r>
      <w:r w:rsidR="00F07649">
        <w:rPr>
          <w:rFonts w:ascii="Times New Roman" w:hAnsi="Times New Roman" w:cs="Times New Roman"/>
          <w:sz w:val="24"/>
          <w:szCs w:val="24"/>
        </w:rPr>
        <w:t>1 ml diluted to approximately 1x10</w:t>
      </w:r>
      <w:r w:rsidR="00F07649" w:rsidRPr="00F07649">
        <w:rPr>
          <w:rFonts w:ascii="Times New Roman" w:hAnsi="Times New Roman" w:cs="Times New Roman"/>
          <w:sz w:val="24"/>
          <w:szCs w:val="24"/>
          <w:vertAlign w:val="superscript"/>
        </w:rPr>
        <w:t>7</w:t>
      </w:r>
      <w:r w:rsidR="00F07649">
        <w:rPr>
          <w:rFonts w:ascii="Times New Roman" w:hAnsi="Times New Roman" w:cs="Times New Roman"/>
          <w:sz w:val="24"/>
          <w:szCs w:val="24"/>
          <w:vertAlign w:val="superscript"/>
        </w:rPr>
        <w:t xml:space="preserve"> </w:t>
      </w:r>
      <w:r w:rsidR="00F07649">
        <w:rPr>
          <w:rFonts w:ascii="Times New Roman" w:hAnsi="Times New Roman" w:cs="Times New Roman"/>
          <w:sz w:val="24"/>
          <w:szCs w:val="24"/>
        </w:rPr>
        <w:t>CFU/ml in 15 ml warm (37°C) GW broth</w:t>
      </w:r>
      <w:r w:rsidR="005473EA">
        <w:rPr>
          <w:rFonts w:ascii="Times New Roman" w:hAnsi="Times New Roman" w:cs="Times New Roman"/>
          <w:sz w:val="24"/>
          <w:szCs w:val="24"/>
        </w:rPr>
        <w:fldChar w:fldCharType="begin"/>
      </w:r>
      <w:r w:rsidR="005473EA">
        <w:rPr>
          <w:rFonts w:ascii="Times New Roman" w:hAnsi="Times New Roman" w:cs="Times New Roman"/>
          <w:sz w:val="24"/>
          <w:szCs w:val="24"/>
        </w:rPr>
        <w:instrText xml:space="preserve"> ADDIN ZOTERO_ITEM CSL_CITATION {"citationID":"rzmHhELQ","properties":{"formattedCitation":"{\\rtf \\super 27\\nosupersub{}}","plainCitation":"27"},"citationItems":[{"id":494,"uris":["http://zotero.org/users/1321783/items/9NI37BFB"],"uri":["http://zotero.org/users/1321783/items/9NI37BFB"],"itemData":{"id":494,"type":"article-journal","title":"A fully defined, clear and protein-free liquid medium permitting dense growth of Neisseria gonorrhoeae from very low inocula","container-title":"FEMS microbiology letters","page":"35-37","volume":"273","issue":"1","source":"PubMed","abstract":"Neisseria gonorrhoeae is difficult to cultivate in liquid medium. Currently there are no liquid media, defined or undefined, that reliably permit growth of this bacterium from low inocula. Standard clinical laboratory broths may allow multiplication of some strains of gonococci from large inocula, but such media incorporate infusates, extracts or digests and are therefore undefined. In this study, 20 gonococci of ten auxotypes were tested in various experimental media in the development of an easily prepared chemically defined, clear and protein-free liquid medium. The final medium - GW medium - allowed the growth of three clinical isolates of gonococci from inocula of &lt;10(3) CFU mL(-1) to &gt;10(8) CFU mL(-1) by 24 h. None of four commercially-available broths (nutrient broth, brain heart infusion, tryptone soya broth, and Mueller-Hinton broth) tested in parallel reliably supported growth of these isolates to the same extent. GW medium should be useful for studies of the growth of gonococci under different conditions and, as the medium is clear and colorless, this can be monitored turbidometrically. GW medium may be suitable as a basal medium for biochemical identification tests, antimicrobial susceptibility determinations and antimicrobial synergy studies.","DOI":"10.1111/j.1574-6968.2007.00776.x","ISSN":"0378-1097","note":"PMID: 17559396","journalAbbreviation":"FEMS Microbiol. Lett.","language":"ENG","author":[{"family":"Wade","given":"Jeremy James"},{"family":"Graver","given":"Michelle Angela"}],"issued":{"date-parts":[["2007",8]]},"PMID":"17559396"}}],"schema":"https://github.com/citation-style-language/schema/raw/master/csl-citation.json"} </w:instrText>
      </w:r>
      <w:r w:rsidR="005473EA">
        <w:rPr>
          <w:rFonts w:ascii="Times New Roman" w:hAnsi="Times New Roman" w:cs="Times New Roman"/>
          <w:sz w:val="24"/>
          <w:szCs w:val="24"/>
        </w:rPr>
        <w:fldChar w:fldCharType="separate"/>
      </w:r>
      <w:r w:rsidR="005473EA" w:rsidRPr="005473EA">
        <w:rPr>
          <w:rFonts w:ascii="Times New Roman" w:hAnsi="Times New Roman" w:cs="Times New Roman"/>
          <w:sz w:val="24"/>
          <w:szCs w:val="24"/>
          <w:vertAlign w:val="superscript"/>
        </w:rPr>
        <w:t>27</w:t>
      </w:r>
      <w:r w:rsidR="005473EA">
        <w:rPr>
          <w:rFonts w:ascii="Times New Roman" w:hAnsi="Times New Roman" w:cs="Times New Roman"/>
          <w:sz w:val="24"/>
          <w:szCs w:val="24"/>
        </w:rPr>
        <w:fldChar w:fldCharType="end"/>
      </w:r>
      <w:r w:rsidR="00F07649">
        <w:rPr>
          <w:rFonts w:ascii="Times New Roman" w:hAnsi="Times New Roman" w:cs="Times New Roman"/>
          <w:sz w:val="24"/>
          <w:szCs w:val="24"/>
        </w:rPr>
        <w:t xml:space="preserve">. </w:t>
      </w:r>
      <w:r w:rsidR="00973579">
        <w:rPr>
          <w:rFonts w:ascii="Times New Roman" w:hAnsi="Times New Roman" w:cs="Times New Roman"/>
          <w:sz w:val="24"/>
          <w:szCs w:val="24"/>
        </w:rPr>
        <w:t xml:space="preserve">A volume of 90 </w:t>
      </w:r>
      <w:proofErr w:type="spellStart"/>
      <w:r w:rsidR="00973579">
        <w:rPr>
          <w:rFonts w:ascii="Times New Roman" w:hAnsi="Times New Roman" w:cs="Times New Roman"/>
          <w:sz w:val="24"/>
          <w:szCs w:val="24"/>
        </w:rPr>
        <w:t>ul</w:t>
      </w:r>
      <w:proofErr w:type="spellEnd"/>
      <w:r w:rsidR="00973579">
        <w:rPr>
          <w:rFonts w:ascii="Times New Roman" w:hAnsi="Times New Roman" w:cs="Times New Roman"/>
          <w:sz w:val="24"/>
          <w:szCs w:val="24"/>
        </w:rPr>
        <w:t xml:space="preserve"> of </w:t>
      </w:r>
      <w:r w:rsidR="00F07649">
        <w:rPr>
          <w:rFonts w:ascii="Times New Roman" w:hAnsi="Times New Roman" w:cs="Times New Roman"/>
          <w:sz w:val="24"/>
          <w:szCs w:val="24"/>
        </w:rPr>
        <w:t xml:space="preserve">bacterial suspensions were added to </w:t>
      </w:r>
      <w:r w:rsidR="006218CE">
        <w:rPr>
          <w:rFonts w:ascii="Times New Roman" w:hAnsi="Times New Roman" w:cs="Times New Roman"/>
          <w:sz w:val="24"/>
          <w:szCs w:val="24"/>
        </w:rPr>
        <w:t>96-well plates</w:t>
      </w:r>
      <w:r w:rsidR="00C1579A">
        <w:rPr>
          <w:rFonts w:ascii="Times New Roman" w:hAnsi="Times New Roman" w:cs="Times New Roman"/>
          <w:sz w:val="24"/>
          <w:szCs w:val="24"/>
        </w:rPr>
        <w:t xml:space="preserve"> (</w:t>
      </w:r>
      <w:proofErr w:type="spellStart"/>
      <w:r w:rsidR="00C1579A">
        <w:rPr>
          <w:rFonts w:ascii="Times New Roman" w:hAnsi="Times New Roman" w:cs="Times New Roman"/>
          <w:sz w:val="24"/>
          <w:szCs w:val="24"/>
        </w:rPr>
        <w:t>Sarstedt</w:t>
      </w:r>
      <w:proofErr w:type="spellEnd"/>
      <w:r w:rsidR="00C1579A">
        <w:rPr>
          <w:rFonts w:ascii="Times New Roman" w:hAnsi="Times New Roman" w:cs="Times New Roman"/>
          <w:sz w:val="24"/>
          <w:szCs w:val="24"/>
        </w:rPr>
        <w:t>)</w:t>
      </w:r>
      <w:r w:rsidR="006218CE">
        <w:rPr>
          <w:rFonts w:ascii="Times New Roman" w:hAnsi="Times New Roman" w:cs="Times New Roman"/>
          <w:sz w:val="24"/>
          <w:szCs w:val="24"/>
        </w:rPr>
        <w:t xml:space="preserve"> with each well containing 10 </w:t>
      </w:r>
      <w:proofErr w:type="spellStart"/>
      <w:r w:rsidR="006218CE">
        <w:rPr>
          <w:rFonts w:ascii="Times New Roman" w:hAnsi="Times New Roman" w:cs="Times New Roman"/>
          <w:sz w:val="24"/>
          <w:szCs w:val="24"/>
        </w:rPr>
        <w:t>ul</w:t>
      </w:r>
      <w:proofErr w:type="spellEnd"/>
      <w:r w:rsidR="006218CE">
        <w:rPr>
          <w:rFonts w:ascii="Times New Roman" w:hAnsi="Times New Roman" w:cs="Times New Roman"/>
          <w:sz w:val="24"/>
          <w:szCs w:val="24"/>
        </w:rPr>
        <w:t xml:space="preserve"> of a </w:t>
      </w:r>
      <w:r w:rsidR="00F07649">
        <w:rPr>
          <w:rFonts w:ascii="Times New Roman" w:hAnsi="Times New Roman" w:cs="Times New Roman"/>
          <w:sz w:val="24"/>
          <w:szCs w:val="24"/>
        </w:rPr>
        <w:t>previously prepared dilution series</w:t>
      </w:r>
      <w:r w:rsidR="006218CE">
        <w:rPr>
          <w:rFonts w:ascii="Times New Roman" w:hAnsi="Times New Roman" w:cs="Times New Roman"/>
          <w:sz w:val="24"/>
          <w:szCs w:val="24"/>
        </w:rPr>
        <w:t>.</w:t>
      </w:r>
      <w:r w:rsidR="00F07649">
        <w:rPr>
          <w:rFonts w:ascii="Times New Roman" w:hAnsi="Times New Roman" w:cs="Times New Roman"/>
          <w:sz w:val="24"/>
          <w:szCs w:val="24"/>
        </w:rPr>
        <w:t xml:space="preserve"> </w:t>
      </w:r>
      <w:r w:rsidR="006218CE">
        <w:rPr>
          <w:rFonts w:ascii="Times New Roman" w:hAnsi="Times New Roman" w:cs="Times New Roman"/>
          <w:sz w:val="24"/>
          <w:szCs w:val="24"/>
        </w:rPr>
        <w:t xml:space="preserve">For the antimicrobials azithromycin, gentamycin, ciprofloxacin, ceftriaxone, </w:t>
      </w:r>
      <w:proofErr w:type="spellStart"/>
      <w:r w:rsidR="006218CE">
        <w:rPr>
          <w:rFonts w:ascii="Times New Roman" w:hAnsi="Times New Roman" w:cs="Times New Roman"/>
          <w:sz w:val="24"/>
          <w:szCs w:val="24"/>
        </w:rPr>
        <w:t>cefixime</w:t>
      </w:r>
      <w:proofErr w:type="spellEnd"/>
      <w:r w:rsidR="006218CE">
        <w:rPr>
          <w:rFonts w:ascii="Times New Roman" w:hAnsi="Times New Roman" w:cs="Times New Roman"/>
          <w:sz w:val="24"/>
          <w:szCs w:val="24"/>
        </w:rPr>
        <w:t>, penicillin and tetracycline a stock solution of 1000 mg/L w</w:t>
      </w:r>
      <w:r w:rsidR="007B4AD2">
        <w:rPr>
          <w:rFonts w:ascii="Times New Roman" w:hAnsi="Times New Roman" w:cs="Times New Roman"/>
          <w:sz w:val="24"/>
          <w:szCs w:val="24"/>
        </w:rPr>
        <w:t xml:space="preserve">as prepared and for </w:t>
      </w:r>
      <w:proofErr w:type="spellStart"/>
      <w:r w:rsidR="007B4AD2">
        <w:rPr>
          <w:rFonts w:ascii="Times New Roman" w:hAnsi="Times New Roman" w:cs="Times New Roman"/>
          <w:sz w:val="24"/>
          <w:szCs w:val="24"/>
        </w:rPr>
        <w:t>spectinomycin</w:t>
      </w:r>
      <w:proofErr w:type="spellEnd"/>
      <w:r w:rsidR="007B4AD2">
        <w:rPr>
          <w:rFonts w:ascii="Times New Roman" w:hAnsi="Times New Roman" w:cs="Times New Roman"/>
          <w:sz w:val="24"/>
          <w:szCs w:val="24"/>
        </w:rPr>
        <w:t xml:space="preserve"> 10000 mg/L.</w:t>
      </w:r>
      <w:r w:rsidR="00276F9D">
        <w:rPr>
          <w:rFonts w:ascii="Times New Roman" w:hAnsi="Times New Roman" w:cs="Times New Roman"/>
          <w:sz w:val="24"/>
          <w:szCs w:val="24"/>
        </w:rPr>
        <w:t xml:space="preserve"> Dilution series of the antimicrobials were prepared in medium</w:t>
      </w:r>
      <w:r w:rsidR="007B4AD2">
        <w:rPr>
          <w:rFonts w:ascii="Times New Roman" w:hAnsi="Times New Roman" w:cs="Times New Roman"/>
          <w:sz w:val="24"/>
          <w:szCs w:val="24"/>
        </w:rPr>
        <w:t>.</w:t>
      </w:r>
      <w:del w:id="1" w:author="valdes" w:date="2016-11-02T18:28:00Z">
        <w:r w:rsidR="007B4AD2" w:rsidDel="00DE2EE7">
          <w:rPr>
            <w:rFonts w:ascii="Times New Roman" w:hAnsi="Times New Roman" w:cs="Times New Roman"/>
            <w:sz w:val="24"/>
            <w:szCs w:val="24"/>
          </w:rPr>
          <w:delText xml:space="preserve"> </w:delText>
        </w:r>
      </w:del>
      <w:r w:rsidR="000E7EF8">
        <w:rPr>
          <w:rFonts w:ascii="Times New Roman" w:hAnsi="Times New Roman" w:cs="Times New Roman"/>
          <w:sz w:val="24"/>
          <w:szCs w:val="24"/>
        </w:rPr>
        <w:t>.</w:t>
      </w:r>
      <w:r w:rsidR="00DE2EE7">
        <w:rPr>
          <w:rFonts w:ascii="Times New Roman" w:hAnsi="Times New Roman" w:cs="Times New Roman"/>
          <w:sz w:val="24"/>
          <w:szCs w:val="24"/>
        </w:rPr>
        <w:t xml:space="preserve"> Positive control (1% </w:t>
      </w:r>
      <w:proofErr w:type="spellStart"/>
      <w:r w:rsidR="00DE2EE7">
        <w:rPr>
          <w:rFonts w:ascii="Times New Roman" w:hAnsi="Times New Roman" w:cs="Times New Roman"/>
          <w:sz w:val="24"/>
          <w:szCs w:val="24"/>
        </w:rPr>
        <w:t>Triton</w:t>
      </w:r>
      <w:r w:rsidR="005473EA">
        <w:rPr>
          <w:rFonts w:ascii="Times New Roman" w:hAnsi="Times New Roman" w:cs="Times New Roman"/>
          <w:sz w:val="24"/>
          <w:szCs w:val="24"/>
        </w:rPr>
        <w:t>X</w:t>
      </w:r>
      <w:proofErr w:type="spellEnd"/>
      <w:r w:rsidR="005473EA">
        <w:rPr>
          <w:rFonts w:ascii="Times New Roman" w:hAnsi="Times New Roman" w:cs="Times New Roman"/>
          <w:sz w:val="24"/>
          <w:szCs w:val="24"/>
        </w:rPr>
        <w:t xml:space="preserve"> in </w:t>
      </w:r>
      <w:proofErr w:type="spellStart"/>
      <w:r w:rsidR="005473EA">
        <w:rPr>
          <w:rFonts w:ascii="Times New Roman" w:hAnsi="Times New Roman" w:cs="Times New Roman"/>
          <w:sz w:val="24"/>
          <w:szCs w:val="24"/>
        </w:rPr>
        <w:t>EtOH</w:t>
      </w:r>
      <w:proofErr w:type="spellEnd"/>
      <w:r w:rsidR="005473EA">
        <w:rPr>
          <w:rFonts w:ascii="Times New Roman" w:hAnsi="Times New Roman" w:cs="Times New Roman"/>
          <w:sz w:val="24"/>
          <w:szCs w:val="24"/>
        </w:rPr>
        <w:t xml:space="preserve"> abs.</w:t>
      </w:r>
      <w:r w:rsidR="00DE2EE7">
        <w:rPr>
          <w:rFonts w:ascii="Times New Roman" w:hAnsi="Times New Roman" w:cs="Times New Roman"/>
          <w:sz w:val="24"/>
          <w:szCs w:val="24"/>
        </w:rPr>
        <w:t xml:space="preserve">) and negative control (10 </w:t>
      </w:r>
      <w:proofErr w:type="spellStart"/>
      <w:r w:rsidR="00DE2EE7">
        <w:rPr>
          <w:rFonts w:ascii="Times New Roman" w:hAnsi="Times New Roman" w:cs="Times New Roman"/>
          <w:sz w:val="24"/>
          <w:szCs w:val="24"/>
        </w:rPr>
        <w:t>ul</w:t>
      </w:r>
      <w:proofErr w:type="spellEnd"/>
      <w:proofErr w:type="gramStart"/>
      <w:r w:rsidR="00DE2EE7">
        <w:rPr>
          <w:rFonts w:ascii="Times New Roman" w:hAnsi="Times New Roman" w:cs="Times New Roman"/>
          <w:sz w:val="24"/>
          <w:szCs w:val="24"/>
        </w:rPr>
        <w:t>..)</w:t>
      </w:r>
      <w:proofErr w:type="gramEnd"/>
      <w:r w:rsidR="00DE2EE7">
        <w:rPr>
          <w:rFonts w:ascii="Times New Roman" w:hAnsi="Times New Roman" w:cs="Times New Roman"/>
          <w:sz w:val="24"/>
          <w:szCs w:val="24"/>
        </w:rPr>
        <w:t xml:space="preserve"> were added to the first and last well, respectively.</w:t>
      </w:r>
      <w:r w:rsidR="000E7EF8">
        <w:rPr>
          <w:rFonts w:ascii="Times New Roman" w:hAnsi="Times New Roman" w:cs="Times New Roman"/>
          <w:sz w:val="24"/>
          <w:szCs w:val="24"/>
        </w:rPr>
        <w:t xml:space="preserve"> The plates were incubated for 6 hours at 37°C, 5 % CO2 in a humid atmosphere. </w:t>
      </w:r>
      <w:proofErr w:type="spellStart"/>
      <w:r w:rsidR="000E7EF8">
        <w:rPr>
          <w:rFonts w:ascii="Times New Roman" w:hAnsi="Times New Roman" w:cs="Times New Roman"/>
          <w:sz w:val="24"/>
          <w:szCs w:val="24"/>
        </w:rPr>
        <w:t>Resazurin</w:t>
      </w:r>
      <w:proofErr w:type="spellEnd"/>
      <w:r w:rsidR="000E7EF8">
        <w:rPr>
          <w:rFonts w:ascii="Times New Roman" w:hAnsi="Times New Roman" w:cs="Times New Roman"/>
          <w:sz w:val="24"/>
          <w:szCs w:val="24"/>
        </w:rPr>
        <w:t xml:space="preserve"> powder (Sigma Aldrich, China) was diluted in PBS (pH 7.4</w:t>
      </w:r>
      <w:r w:rsidR="00973579">
        <w:rPr>
          <w:rFonts w:ascii="Times New Roman" w:hAnsi="Times New Roman" w:cs="Times New Roman"/>
          <w:sz w:val="24"/>
          <w:szCs w:val="24"/>
        </w:rPr>
        <w:t>) to a f</w:t>
      </w:r>
      <w:r w:rsidR="00B30377">
        <w:rPr>
          <w:rFonts w:ascii="Times New Roman" w:hAnsi="Times New Roman" w:cs="Times New Roman"/>
          <w:sz w:val="24"/>
          <w:szCs w:val="24"/>
        </w:rPr>
        <w:t xml:space="preserve">inal concentration of 0.1 mg/ml, 50 </w:t>
      </w:r>
      <w:r w:rsidR="00954348">
        <w:rPr>
          <w:rFonts w:ascii="Times New Roman" w:hAnsi="Times New Roman" w:cs="Times New Roman"/>
          <w:sz w:val="24"/>
          <w:szCs w:val="24"/>
        </w:rPr>
        <w:t>µl</w:t>
      </w:r>
      <w:r w:rsidR="00B30377">
        <w:rPr>
          <w:rFonts w:ascii="Times New Roman" w:hAnsi="Times New Roman" w:cs="Times New Roman"/>
          <w:sz w:val="24"/>
          <w:szCs w:val="24"/>
        </w:rPr>
        <w:t xml:space="preserve"> of the dye was added to each well </w:t>
      </w:r>
      <w:r w:rsidR="00F10D32">
        <w:rPr>
          <w:rFonts w:ascii="Times New Roman" w:hAnsi="Times New Roman" w:cs="Times New Roman"/>
          <w:sz w:val="24"/>
          <w:szCs w:val="24"/>
        </w:rPr>
        <w:t xml:space="preserve">and mixed </w:t>
      </w:r>
      <w:r w:rsidR="00B30377">
        <w:rPr>
          <w:rFonts w:ascii="Times New Roman" w:hAnsi="Times New Roman" w:cs="Times New Roman"/>
          <w:sz w:val="24"/>
          <w:szCs w:val="24"/>
        </w:rPr>
        <w:t xml:space="preserve">using an </w:t>
      </w:r>
      <w:r w:rsidR="00F10D32">
        <w:rPr>
          <w:rFonts w:ascii="Times New Roman" w:hAnsi="Times New Roman" w:cs="Times New Roman"/>
          <w:sz w:val="24"/>
          <w:szCs w:val="24"/>
        </w:rPr>
        <w:t>electronic multichannel dispenser</w:t>
      </w:r>
      <w:r w:rsidR="00B30377">
        <w:rPr>
          <w:rFonts w:ascii="Times New Roman" w:hAnsi="Times New Roman" w:cs="Times New Roman"/>
          <w:sz w:val="24"/>
          <w:szCs w:val="24"/>
        </w:rPr>
        <w:t>. The plates were i</w:t>
      </w:r>
      <w:r w:rsidR="009206A7">
        <w:rPr>
          <w:rFonts w:ascii="Times New Roman" w:hAnsi="Times New Roman" w:cs="Times New Roman"/>
          <w:sz w:val="24"/>
          <w:szCs w:val="24"/>
        </w:rPr>
        <w:t>ncubated for 75 minutes at 37°C.</w:t>
      </w:r>
      <w:r w:rsidR="000E7EF8">
        <w:rPr>
          <w:rFonts w:ascii="Times New Roman" w:hAnsi="Times New Roman" w:cs="Times New Roman"/>
          <w:sz w:val="24"/>
          <w:szCs w:val="24"/>
        </w:rPr>
        <w:t xml:space="preserve"> </w:t>
      </w:r>
      <w:r w:rsidR="00C1579A">
        <w:rPr>
          <w:rFonts w:ascii="Times New Roman" w:hAnsi="Times New Roman" w:cs="Times New Roman"/>
          <w:sz w:val="24"/>
          <w:szCs w:val="24"/>
        </w:rPr>
        <w:t>Fluorescence was then measured at 560 nm excitation and 590 nm in a plate reader (</w:t>
      </w:r>
      <w:proofErr w:type="spellStart"/>
      <w:r w:rsidR="00C1579A">
        <w:rPr>
          <w:rFonts w:ascii="Times New Roman" w:hAnsi="Times New Roman" w:cs="Times New Roman"/>
          <w:sz w:val="24"/>
          <w:szCs w:val="24"/>
        </w:rPr>
        <w:t>Varioskan</w:t>
      </w:r>
      <w:proofErr w:type="spellEnd"/>
      <w:r w:rsidR="00C1579A">
        <w:rPr>
          <w:rFonts w:ascii="Times New Roman" w:hAnsi="Times New Roman" w:cs="Times New Roman"/>
          <w:sz w:val="24"/>
          <w:szCs w:val="24"/>
        </w:rPr>
        <w:t xml:space="preserve"> Flash, Thermo Scientific).</w:t>
      </w:r>
      <w:r w:rsidR="005A27B6">
        <w:rPr>
          <w:rFonts w:ascii="Times New Roman" w:hAnsi="Times New Roman" w:cs="Times New Roman"/>
          <w:sz w:val="24"/>
          <w:szCs w:val="24"/>
        </w:rPr>
        <w:t xml:space="preserve"> Three independent </w:t>
      </w:r>
      <w:r w:rsidR="005A27B6">
        <w:rPr>
          <w:rFonts w:ascii="Times New Roman" w:hAnsi="Times New Roman" w:cs="Times New Roman"/>
          <w:sz w:val="24"/>
          <w:szCs w:val="24"/>
        </w:rPr>
        <w:lastRenderedPageBreak/>
        <w:t>experiments were performed</w:t>
      </w:r>
      <w:r w:rsidR="00F10D32">
        <w:rPr>
          <w:rFonts w:ascii="Times New Roman" w:hAnsi="Times New Roman" w:cs="Times New Roman"/>
          <w:sz w:val="24"/>
          <w:szCs w:val="24"/>
        </w:rPr>
        <w:t xml:space="preserve"> for the WHO reference strains and one experiment for the 12</w:t>
      </w:r>
      <w:r w:rsidR="00A131AB">
        <w:rPr>
          <w:rFonts w:ascii="Times New Roman" w:hAnsi="Times New Roman" w:cs="Times New Roman"/>
          <w:sz w:val="24"/>
          <w:szCs w:val="24"/>
        </w:rPr>
        <w:t>4</w:t>
      </w:r>
      <w:r w:rsidR="00F10D32">
        <w:rPr>
          <w:rFonts w:ascii="Times New Roman" w:hAnsi="Times New Roman" w:cs="Times New Roman"/>
          <w:sz w:val="24"/>
          <w:szCs w:val="24"/>
        </w:rPr>
        <w:t xml:space="preserve"> clinical isolates</w:t>
      </w:r>
      <w:r w:rsidR="005A27B6">
        <w:rPr>
          <w:rFonts w:ascii="Times New Roman" w:hAnsi="Times New Roman" w:cs="Times New Roman"/>
          <w:sz w:val="24"/>
          <w:szCs w:val="24"/>
        </w:rPr>
        <w:t>.</w:t>
      </w:r>
    </w:p>
    <w:p w14:paraId="7990061E" w14:textId="77777777" w:rsidR="000F5D03" w:rsidRPr="000F5D03" w:rsidRDefault="000F5D03" w:rsidP="00A17D4C">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Etest</w:t>
      </w:r>
      <w:proofErr w:type="spellEnd"/>
      <w:r>
        <w:rPr>
          <w:rFonts w:ascii="Times New Roman" w:hAnsi="Times New Roman" w:cs="Times New Roman"/>
          <w:b/>
          <w:sz w:val="24"/>
          <w:szCs w:val="24"/>
        </w:rPr>
        <w:t xml:space="preserve"> MIC</w:t>
      </w:r>
    </w:p>
    <w:p w14:paraId="2547A3A9" w14:textId="193636E6" w:rsidR="000F5D03" w:rsidRPr="009A779F" w:rsidRDefault="000F5D03" w:rsidP="000F5D03">
      <w:pPr>
        <w:pStyle w:val="BodyText"/>
        <w:kinsoku w:val="0"/>
        <w:overflowPunct w:val="0"/>
        <w:spacing w:line="480" w:lineRule="auto"/>
        <w:ind w:right="112"/>
        <w:jc w:val="both"/>
        <w:rPr>
          <w:rFonts w:ascii="Times New Roman" w:hAnsi="Times New Roman" w:cs="Times New Roman"/>
          <w:sz w:val="24"/>
          <w:szCs w:val="24"/>
          <w:lang w:val="en-US"/>
        </w:rPr>
      </w:pPr>
      <w:proofErr w:type="spellStart"/>
      <w:r w:rsidRPr="009A779F">
        <w:rPr>
          <w:rFonts w:ascii="Times New Roman" w:hAnsi="Times New Roman" w:cs="Times New Roman"/>
          <w:sz w:val="24"/>
          <w:szCs w:val="24"/>
          <w:lang w:val="en-US"/>
        </w:rPr>
        <w:t>Etest</w:t>
      </w:r>
      <w:proofErr w:type="spellEnd"/>
      <w:r w:rsidRPr="009A779F">
        <w:rPr>
          <w:rFonts w:ascii="Times New Roman" w:hAnsi="Times New Roman" w:cs="Times New Roman"/>
          <w:sz w:val="24"/>
          <w:szCs w:val="24"/>
          <w:lang w:val="en-US"/>
        </w:rPr>
        <w:t xml:space="preserve"> method (</w:t>
      </w:r>
      <w:proofErr w:type="spellStart"/>
      <w:r w:rsidRPr="009A779F">
        <w:rPr>
          <w:rStyle w:val="st1"/>
          <w:rFonts w:ascii="Times New Roman" w:hAnsi="Times New Roman" w:cs="Times New Roman"/>
          <w:sz w:val="24"/>
          <w:szCs w:val="24"/>
        </w:rPr>
        <w:t>bioMérieux</w:t>
      </w:r>
      <w:proofErr w:type="spellEnd"/>
      <w:r w:rsidRPr="009A779F">
        <w:rPr>
          <w:rFonts w:ascii="Times New Roman" w:hAnsi="Times New Roman" w:cs="Times New Roman"/>
          <w:sz w:val="24"/>
          <w:szCs w:val="24"/>
          <w:lang w:val="en-US"/>
        </w:rPr>
        <w:t xml:space="preserve">, </w:t>
      </w:r>
      <w:r w:rsidRPr="009A779F">
        <w:rPr>
          <w:rStyle w:val="st1"/>
          <w:rFonts w:ascii="Times New Roman" w:hAnsi="Times New Roman" w:cs="Times New Roman"/>
          <w:sz w:val="24"/>
          <w:szCs w:val="24"/>
        </w:rPr>
        <w:t xml:space="preserve">Marcy </w:t>
      </w:r>
      <w:proofErr w:type="spellStart"/>
      <w:r w:rsidRPr="009A779F">
        <w:rPr>
          <w:rStyle w:val="st1"/>
          <w:rFonts w:ascii="Times New Roman" w:hAnsi="Times New Roman" w:cs="Times New Roman"/>
          <w:sz w:val="24"/>
          <w:szCs w:val="24"/>
        </w:rPr>
        <w:t>l'Etoile</w:t>
      </w:r>
      <w:proofErr w:type="spellEnd"/>
      <w:r w:rsidRPr="009A779F">
        <w:rPr>
          <w:rStyle w:val="st1"/>
          <w:rFonts w:ascii="Times New Roman" w:hAnsi="Times New Roman" w:cs="Times New Roman"/>
          <w:sz w:val="24"/>
          <w:szCs w:val="24"/>
        </w:rPr>
        <w:t xml:space="preserve">, </w:t>
      </w:r>
      <w:r w:rsidRPr="009A779F">
        <w:rPr>
          <w:rStyle w:val="st1"/>
          <w:rFonts w:ascii="Times New Roman" w:hAnsi="Times New Roman" w:cs="Times New Roman"/>
          <w:bCs/>
          <w:sz w:val="24"/>
          <w:szCs w:val="24"/>
        </w:rPr>
        <w:t>France</w:t>
      </w:r>
      <w:r w:rsidRPr="009A779F">
        <w:rPr>
          <w:rFonts w:ascii="Times New Roman" w:hAnsi="Times New Roman" w:cs="Times New Roman"/>
          <w:sz w:val="24"/>
          <w:szCs w:val="24"/>
          <w:lang w:val="en-US"/>
        </w:rPr>
        <w:t xml:space="preserve">) </w:t>
      </w:r>
      <w:r w:rsidR="005473EA">
        <w:rPr>
          <w:rFonts w:ascii="Times New Roman" w:hAnsi="Times New Roman" w:cs="Times New Roman"/>
          <w:sz w:val="24"/>
          <w:szCs w:val="24"/>
          <w:lang w:val="en-US"/>
        </w:rPr>
        <w:t xml:space="preserve">was done </w:t>
      </w:r>
      <w:r w:rsidRPr="009A779F">
        <w:rPr>
          <w:rFonts w:ascii="Times New Roman" w:hAnsi="Times New Roman" w:cs="Times New Roman"/>
          <w:sz w:val="24"/>
          <w:szCs w:val="24"/>
          <w:lang w:val="en-US"/>
        </w:rPr>
        <w:t>in accordance with the manufacturer´s instructions</w:t>
      </w:r>
      <w:r>
        <w:rPr>
          <w:rFonts w:ascii="Times New Roman" w:hAnsi="Times New Roman" w:cs="Times New Roman"/>
          <w:sz w:val="24"/>
          <w:szCs w:val="24"/>
          <w:lang w:val="en-US"/>
        </w:rPr>
        <w:t>,</w:t>
      </w:r>
      <w:r w:rsidRPr="009A779F">
        <w:rPr>
          <w:rFonts w:ascii="Times New Roman" w:hAnsi="Times New Roman" w:cs="Times New Roman"/>
          <w:sz w:val="24"/>
          <w:szCs w:val="24"/>
          <w:lang w:val="en-US"/>
        </w:rPr>
        <w:t xml:space="preserve"> on GCRAP agar plates (</w:t>
      </w:r>
      <w:r>
        <w:rPr>
          <w:rFonts w:ascii="Times New Roman" w:hAnsi="Times New Roman" w:cs="Times New Roman"/>
          <w:sz w:val="24"/>
          <w:szCs w:val="24"/>
          <w:lang w:val="en-US"/>
        </w:rPr>
        <w:t xml:space="preserve">3.6% </w:t>
      </w:r>
      <w:proofErr w:type="spellStart"/>
      <w:r w:rsidRPr="00546D7A">
        <w:rPr>
          <w:rFonts w:ascii="Times New Roman" w:hAnsi="Times New Roman" w:cs="Times New Roman"/>
          <w:iCs/>
          <w:sz w:val="24"/>
          <w:szCs w:val="24"/>
        </w:rPr>
        <w:t>Difco</w:t>
      </w:r>
      <w:proofErr w:type="spellEnd"/>
      <w:r w:rsidRPr="00546D7A">
        <w:rPr>
          <w:rFonts w:ascii="Times New Roman" w:hAnsi="Times New Roman" w:cs="Times New Roman"/>
          <w:iCs/>
          <w:sz w:val="24"/>
          <w:szCs w:val="24"/>
        </w:rPr>
        <w:t xml:space="preserve"> GC Medium Base agar </w:t>
      </w:r>
      <w:r>
        <w:rPr>
          <w:rFonts w:ascii="Times New Roman" w:hAnsi="Times New Roman" w:cs="Times New Roman"/>
          <w:iCs/>
          <w:sz w:val="24"/>
          <w:szCs w:val="24"/>
        </w:rPr>
        <w:t>[</w:t>
      </w:r>
      <w:r w:rsidRPr="00546D7A">
        <w:rPr>
          <w:rFonts w:ascii="Times New Roman" w:hAnsi="Times New Roman" w:cs="Times New Roman"/>
          <w:iCs/>
          <w:sz w:val="24"/>
          <w:szCs w:val="24"/>
        </w:rPr>
        <w:t>BD, Diagnostics</w:t>
      </w:r>
      <w:r>
        <w:rPr>
          <w:rFonts w:ascii="Times New Roman" w:hAnsi="Times New Roman" w:cs="Times New Roman"/>
          <w:iCs/>
          <w:sz w:val="24"/>
          <w:szCs w:val="24"/>
        </w:rPr>
        <w:t xml:space="preserve">] </w:t>
      </w:r>
      <w:r w:rsidRPr="00546D7A">
        <w:rPr>
          <w:rFonts w:ascii="Times New Roman" w:hAnsi="Times New Roman" w:cs="Times New Roman"/>
          <w:iCs/>
          <w:sz w:val="24"/>
          <w:szCs w:val="24"/>
        </w:rPr>
        <w:t>supplemented with 1%</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hemoglobin</w:t>
      </w:r>
      <w:proofErr w:type="spellEnd"/>
      <w:r>
        <w:rPr>
          <w:rFonts w:ascii="Times New Roman" w:hAnsi="Times New Roman" w:cs="Times New Roman"/>
          <w:iCs/>
          <w:sz w:val="24"/>
          <w:szCs w:val="24"/>
        </w:rPr>
        <w:t xml:space="preserve"> [BD, Diagnostics] and </w:t>
      </w:r>
      <w:r w:rsidRPr="00546D7A">
        <w:rPr>
          <w:rFonts w:ascii="Times New Roman" w:hAnsi="Times New Roman" w:cs="Times New Roman"/>
          <w:iCs/>
          <w:sz w:val="24"/>
          <w:szCs w:val="24"/>
        </w:rPr>
        <w:t xml:space="preserve">1% </w:t>
      </w:r>
      <w:proofErr w:type="spellStart"/>
      <w:r w:rsidRPr="00546D7A">
        <w:rPr>
          <w:rFonts w:ascii="Times New Roman" w:hAnsi="Times New Roman" w:cs="Times New Roman"/>
          <w:iCs/>
          <w:sz w:val="24"/>
          <w:szCs w:val="24"/>
        </w:rPr>
        <w:t>IsoVitalex</w:t>
      </w:r>
      <w:proofErr w:type="spellEnd"/>
      <w:r w:rsidRPr="00546D7A">
        <w:rPr>
          <w:rFonts w:ascii="Times New Roman" w:hAnsi="Times New Roman" w:cs="Times New Roman"/>
          <w:iCs/>
          <w:sz w:val="24"/>
          <w:szCs w:val="24"/>
        </w:rPr>
        <w:t xml:space="preserve"> </w:t>
      </w:r>
      <w:r>
        <w:rPr>
          <w:rFonts w:ascii="Times New Roman" w:hAnsi="Times New Roman" w:cs="Times New Roman"/>
          <w:iCs/>
          <w:sz w:val="24"/>
          <w:szCs w:val="24"/>
        </w:rPr>
        <w:t>[</w:t>
      </w:r>
      <w:r w:rsidRPr="00546D7A">
        <w:rPr>
          <w:rFonts w:ascii="Times New Roman" w:hAnsi="Times New Roman" w:cs="Times New Roman"/>
          <w:iCs/>
          <w:sz w:val="24"/>
          <w:szCs w:val="24"/>
        </w:rPr>
        <w:t>BD</w:t>
      </w:r>
      <w:r>
        <w:rPr>
          <w:rFonts w:ascii="Times New Roman" w:hAnsi="Times New Roman" w:cs="Times New Roman"/>
          <w:iCs/>
          <w:sz w:val="24"/>
          <w:szCs w:val="24"/>
        </w:rPr>
        <w:t>, Diagnostics</w:t>
      </w:r>
      <w:bookmarkStart w:id="2" w:name="_GoBack"/>
      <w:bookmarkEnd w:id="2"/>
      <w:r>
        <w:rPr>
          <w:rFonts w:ascii="Times New Roman" w:hAnsi="Times New Roman" w:cs="Times New Roman"/>
          <w:iCs/>
          <w:sz w:val="24"/>
          <w:szCs w:val="24"/>
        </w:rPr>
        <w:t>])</w:t>
      </w:r>
      <w:r w:rsidRPr="009A779F">
        <w:rPr>
          <w:rFonts w:ascii="Times New Roman" w:hAnsi="Times New Roman" w:cs="Times New Roman"/>
          <w:sz w:val="24"/>
          <w:szCs w:val="24"/>
          <w:lang w:val="en-US"/>
        </w:rPr>
        <w:t xml:space="preserve">. </w:t>
      </w:r>
    </w:p>
    <w:p w14:paraId="485E607D" w14:textId="77777777" w:rsidR="000F5D03" w:rsidRDefault="000F5D03" w:rsidP="00A17D4C">
      <w:pPr>
        <w:spacing w:line="480" w:lineRule="auto"/>
        <w:jc w:val="both"/>
        <w:rPr>
          <w:rFonts w:ascii="Times New Roman" w:hAnsi="Times New Roman" w:cs="Times New Roman"/>
          <w:sz w:val="24"/>
          <w:szCs w:val="24"/>
        </w:rPr>
      </w:pPr>
    </w:p>
    <w:p w14:paraId="67A869EF" w14:textId="77777777" w:rsidR="006D4EF1" w:rsidRDefault="00973D19"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Dose response modelling </w:t>
      </w:r>
    </w:p>
    <w:p w14:paraId="42F4DD73" w14:textId="1239AD84" w:rsidR="004725AF" w:rsidRDefault="00530FF4"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w:t>
      </w:r>
      <w:r w:rsidR="00F27082">
        <w:rPr>
          <w:rFonts w:ascii="Times New Roman" w:hAnsi="Times New Roman" w:cs="Times New Roman"/>
          <w:sz w:val="24"/>
          <w:szCs w:val="24"/>
        </w:rPr>
        <w:t xml:space="preserve"> </w:t>
      </w:r>
      <w:r>
        <w:rPr>
          <w:rFonts w:ascii="Times New Roman" w:hAnsi="Times New Roman" w:cs="Times New Roman"/>
          <w:sz w:val="24"/>
          <w:szCs w:val="24"/>
        </w:rPr>
        <w:t>sigmoidal dose response curve was fit</w:t>
      </w:r>
      <w:r w:rsidR="00F27082">
        <w:rPr>
          <w:rFonts w:ascii="Times New Roman" w:hAnsi="Times New Roman" w:cs="Times New Roman"/>
          <w:sz w:val="24"/>
          <w:szCs w:val="24"/>
        </w:rPr>
        <w:t xml:space="preserve"> to the </w:t>
      </w:r>
      <w:r>
        <w:rPr>
          <w:rFonts w:ascii="Times New Roman" w:hAnsi="Times New Roman" w:cs="Times New Roman"/>
          <w:sz w:val="24"/>
          <w:szCs w:val="24"/>
        </w:rPr>
        <w:t xml:space="preserve">viability </w:t>
      </w:r>
      <w:r w:rsidR="00F27082">
        <w:rPr>
          <w:rFonts w:ascii="Times New Roman" w:hAnsi="Times New Roman" w:cs="Times New Roman"/>
          <w:sz w:val="24"/>
          <w:szCs w:val="24"/>
        </w:rPr>
        <w:t>data</w:t>
      </w:r>
      <w:r>
        <w:rPr>
          <w:rFonts w:ascii="Times New Roman" w:hAnsi="Times New Roman" w:cs="Times New Roman"/>
          <w:sz w:val="24"/>
          <w:szCs w:val="24"/>
        </w:rPr>
        <w:t xml:space="preserve"> of each strain antibiotic combination</w:t>
      </w:r>
      <w:r w:rsidR="009F2CCE">
        <w:rPr>
          <w:rFonts w:ascii="Times New Roman" w:hAnsi="Times New Roman" w:cs="Times New Roman"/>
          <w:sz w:val="24"/>
          <w:szCs w:val="24"/>
        </w:rPr>
        <w:t xml:space="preserve"> </w:t>
      </w:r>
      <w:r w:rsidR="00A34F84">
        <w:rPr>
          <w:rFonts w:ascii="Times New Roman" w:hAnsi="Times New Roman" w:cs="Times New Roman"/>
          <w:sz w:val="24"/>
          <w:szCs w:val="24"/>
        </w:rPr>
        <w:t>using a self-starter four parameter model</w:t>
      </w:r>
      <w:r w:rsidR="00B51367">
        <w:rPr>
          <w:rFonts w:ascii="Times New Roman" w:hAnsi="Times New Roman" w:cs="Times New Roman"/>
          <w:sz w:val="24"/>
          <w:szCs w:val="24"/>
        </w:rPr>
        <w:fldChar w:fldCharType="begin"/>
      </w:r>
      <w:ins w:id="3" w:author="sunny" w:date="2016-11-03T17:45:00Z">
        <w:r w:rsidR="005473EA">
          <w:rPr>
            <w:rFonts w:ascii="Times New Roman" w:hAnsi="Times New Roman" w:cs="Times New Roman"/>
            <w:sz w:val="24"/>
            <w:szCs w:val="24"/>
          </w:rPr>
          <w:instrText xml:space="preserve"> ADDIN ZOTERO_ITEM CSL_CITATION {"citationID":"sBVbQgut","properties":{"formattedCitation":"{\\rtf \\super 28\\nosupersub{}}","plainCitation":"28"},"citationItems":[{"id":296,"uris":["http://zotero.org/users/1321783/items/IT2VSMB8"],"uri":["http://zotero.org/users/1321783/items/IT2VSMB8"],"itemData":{"id":296,"type":"webpage","title":"Bioassay Analysis Using R | Ritz | Journal of Statistical Software","URL":"https://www.jstatsoft.org/article/view/v012i05","accessed":{"date-parts":[["2016",3,16]]}}}],"schema":"https://github.com/citation-style-language/schema/raw/master/csl-citation.json"} </w:instrText>
        </w:r>
      </w:ins>
      <w:del w:id="4" w:author="sunny" w:date="2016-11-03T17:45:00Z">
        <w:r w:rsidR="00150A4E" w:rsidDel="005473EA">
          <w:rPr>
            <w:rFonts w:ascii="Times New Roman" w:hAnsi="Times New Roman" w:cs="Times New Roman"/>
            <w:sz w:val="24"/>
            <w:szCs w:val="24"/>
          </w:rPr>
          <w:delInstrText xml:space="preserve"> ADDIN ZOTERO_ITEM CSL_CITATION {"citationID":"sBVbQgut","properties":{"formattedCitation":"{\\rtf \\super 27\\nosupersub{}}","plainCitation":"27"},"citationItems":[{"id":296,"uris":["http://zotero.org/users/1321783/items/IT2VSMB8"],"uri":["http://zotero.org/users/1321783/items/IT2VSMB8"],"itemData":{"id":296,"type":"webpage","title":"Bioassay Analysis Using R | Ritz | Journal of Statistical </w:delInstrText>
        </w:r>
        <w:r w:rsidR="00150A4E" w:rsidDel="005473EA">
          <w:rPr>
            <w:rFonts w:ascii="Times New Roman" w:hAnsi="Times New Roman" w:cs="Times New Roman"/>
            <w:sz w:val="24"/>
            <w:szCs w:val="24"/>
          </w:rPr>
          <w:lastRenderedPageBreak/>
          <w:delInstrText xml:space="preserve">Software","URL":"https://www.jstatsoft.org/article/view/v012i05","accessed":{"date-parts":[["2016",3,16]]}}}],"schema":"https://github.com/citation-style-language/schema/raw/master/csl-citation.json"} </w:delInstrText>
        </w:r>
      </w:del>
      <w:r w:rsidR="00B51367">
        <w:rPr>
          <w:rFonts w:ascii="Times New Roman" w:hAnsi="Times New Roman" w:cs="Times New Roman"/>
          <w:sz w:val="24"/>
          <w:szCs w:val="24"/>
        </w:rPr>
        <w:fldChar w:fldCharType="separate"/>
      </w:r>
      <w:ins w:id="5" w:author="sunny" w:date="2016-11-03T17:45:00Z">
        <w:r w:rsidR="005473EA" w:rsidRPr="005473EA">
          <w:rPr>
            <w:rFonts w:ascii="Times New Roman" w:hAnsi="Times New Roman" w:cs="Times New Roman"/>
            <w:sz w:val="24"/>
            <w:szCs w:val="24"/>
            <w:vertAlign w:val="superscript"/>
          </w:rPr>
          <w:t>28</w:t>
        </w:r>
      </w:ins>
      <w:del w:id="6" w:author="sunny" w:date="2016-11-03T17:45:00Z">
        <w:r w:rsidR="00150A4E" w:rsidRPr="00150A4E" w:rsidDel="005473EA">
          <w:rPr>
            <w:rFonts w:ascii="Times New Roman" w:hAnsi="Times New Roman" w:cs="Times New Roman"/>
            <w:sz w:val="24"/>
            <w:szCs w:val="24"/>
            <w:vertAlign w:val="superscript"/>
          </w:rPr>
          <w:delText>27</w:delText>
        </w:r>
      </w:del>
      <w:r w:rsidR="00B51367">
        <w:rPr>
          <w:rFonts w:ascii="Times New Roman" w:hAnsi="Times New Roman" w:cs="Times New Roman"/>
          <w:sz w:val="24"/>
          <w:szCs w:val="24"/>
        </w:rPr>
        <w:fldChar w:fldCharType="end"/>
      </w:r>
      <w:r w:rsidR="00F27082">
        <w:rPr>
          <w:rFonts w:ascii="Times New Roman" w:hAnsi="Times New Roman" w:cs="Times New Roman"/>
          <w:sz w:val="24"/>
          <w:szCs w:val="24"/>
        </w:rPr>
        <w:t>.</w:t>
      </w:r>
      <w:r>
        <w:rPr>
          <w:rFonts w:ascii="Times New Roman" w:hAnsi="Times New Roman" w:cs="Times New Roman"/>
          <w:sz w:val="24"/>
          <w:szCs w:val="24"/>
        </w:rPr>
        <w:t xml:space="preserve"> </w:t>
      </w:r>
    </w:p>
    <w:p w14:paraId="46E066A2" w14:textId="77777777" w:rsidR="004725AF" w:rsidRPr="004725AF" w:rsidRDefault="00414F14" w:rsidP="004725AF">
      <w:pPr>
        <w:spacing w:after="0" w:line="480" w:lineRule="auto"/>
        <w:ind w:firstLine="720"/>
        <w:jc w:val="both"/>
        <w:rPr>
          <w:rFonts w:ascii="Times New Roman" w:hAnsi="Times New Roman" w:cs="Times New Roman"/>
          <w:sz w:val="24"/>
          <w:szCs w:val="24"/>
          <w:lang w:val="en-U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EC</m:t>
                        </m:r>
                      </m:e>
                      <m:sub>
                        <m:r>
                          <w:rPr>
                            <w:rFonts w:ascii="Cambria Math" w:hAnsi="Cambria Math"/>
                          </w:rPr>
                          <m:t>x</m:t>
                        </m:r>
                      </m:sub>
                    </m:sSub>
                  </m:den>
                </m:f>
                <m:r>
                  <w:rPr>
                    <w:rFonts w:ascii="Cambria Math" w:hAnsi="Cambria Math"/>
                  </w:rPr>
                  <m:t>)</m:t>
                </m:r>
              </m:e>
              <m:sup>
                <m:r>
                  <w:rPr>
                    <w:rFonts w:ascii="Cambria Math" w:hAnsi="Cambria Math"/>
                  </w:rPr>
                  <m:t>Hill</m:t>
                </m:r>
              </m:sup>
            </m:sSup>
          </m:den>
        </m:f>
      </m:oMath>
      <w:r w:rsidR="004725AF" w:rsidRPr="00A87FFD">
        <w:rPr>
          <w:rFonts w:ascii="Times New Roman" w:hAnsi="Times New Roman" w:cs="Times New Roman"/>
          <w:sz w:val="24"/>
          <w:szCs w:val="24"/>
          <w:lang w:val="en-US"/>
        </w:rPr>
        <w:t xml:space="preserve">   </w:t>
      </w:r>
    </w:p>
    <w:p w14:paraId="29CE373C" w14:textId="562519EF" w:rsidR="00080445" w:rsidRDefault="00A34F84" w:rsidP="00A17D4C">
      <w:pPr>
        <w:spacing w:line="480" w:lineRule="auto"/>
        <w:jc w:val="both"/>
        <w:rPr>
          <w:ins w:id="7" w:author="valdes" w:date="2016-11-02T19:26:00Z"/>
          <w:rFonts w:ascii="Times New Roman" w:hAnsi="Times New Roman" w:cs="Times New Roman"/>
          <w:sz w:val="24"/>
          <w:szCs w:val="24"/>
        </w:rPr>
      </w:pPr>
      <w:r>
        <w:rPr>
          <w:rFonts w:ascii="Times New Roman" w:hAnsi="Times New Roman" w:cs="Times New Roman"/>
          <w:sz w:val="24"/>
          <w:szCs w:val="24"/>
        </w:rPr>
        <w:t>Background fluorescence</w:t>
      </w:r>
      <w:r w:rsidR="00D919FE">
        <w:rPr>
          <w:rFonts w:ascii="Times New Roman" w:hAnsi="Times New Roman" w:cs="Times New Roman"/>
          <w:sz w:val="24"/>
          <w:szCs w:val="24"/>
        </w:rPr>
        <w:t xml:space="preserve"> was subtracted from </w:t>
      </w:r>
      <w:r w:rsidR="00F20167">
        <w:rPr>
          <w:rFonts w:ascii="Times New Roman" w:hAnsi="Times New Roman" w:cs="Times New Roman"/>
          <w:sz w:val="24"/>
          <w:szCs w:val="24"/>
        </w:rPr>
        <w:t>each sample and</w:t>
      </w:r>
      <w:r>
        <w:rPr>
          <w:rFonts w:ascii="Times New Roman" w:hAnsi="Times New Roman" w:cs="Times New Roman"/>
          <w:sz w:val="24"/>
          <w:szCs w:val="24"/>
        </w:rPr>
        <w:t xml:space="preserve"> </w:t>
      </w:r>
      <w:r w:rsidR="00F20167">
        <w:rPr>
          <w:rFonts w:ascii="Times New Roman" w:hAnsi="Times New Roman" w:cs="Times New Roman"/>
          <w:sz w:val="24"/>
          <w:szCs w:val="24"/>
        </w:rPr>
        <w:t>t</w:t>
      </w:r>
      <w:r w:rsidR="000B39BB">
        <w:rPr>
          <w:rFonts w:ascii="Times New Roman" w:hAnsi="Times New Roman" w:cs="Times New Roman"/>
          <w:sz w:val="24"/>
          <w:szCs w:val="24"/>
        </w:rPr>
        <w:t>he</w:t>
      </w:r>
      <w:r w:rsidR="009F2CCE">
        <w:rPr>
          <w:rFonts w:ascii="Times New Roman" w:hAnsi="Times New Roman" w:cs="Times New Roman"/>
          <w:sz w:val="24"/>
          <w:szCs w:val="24"/>
        </w:rPr>
        <w:t xml:space="preserve"> untreated </w:t>
      </w:r>
      <w:r w:rsidR="000B39BB">
        <w:rPr>
          <w:rFonts w:ascii="Times New Roman" w:hAnsi="Times New Roman" w:cs="Times New Roman"/>
          <w:sz w:val="24"/>
          <w:szCs w:val="24"/>
        </w:rPr>
        <w:t>control</w:t>
      </w:r>
      <w:r>
        <w:rPr>
          <w:rFonts w:ascii="Times New Roman" w:hAnsi="Times New Roman" w:cs="Times New Roman"/>
          <w:sz w:val="24"/>
          <w:szCs w:val="24"/>
        </w:rPr>
        <w:t>s</w:t>
      </w:r>
      <w:r w:rsidR="000B39BB">
        <w:rPr>
          <w:rFonts w:ascii="Times New Roman" w:hAnsi="Times New Roman" w:cs="Times New Roman"/>
          <w:sz w:val="24"/>
          <w:szCs w:val="24"/>
        </w:rPr>
        <w:t xml:space="preserve"> </w:t>
      </w:r>
      <w:del w:id="8" w:author="valdes" w:date="2016-11-02T18:32:00Z">
        <w:r w:rsidR="000B39BB" w:rsidDel="00DE2EE7">
          <w:rPr>
            <w:rFonts w:ascii="Times New Roman" w:hAnsi="Times New Roman" w:cs="Times New Roman"/>
            <w:sz w:val="24"/>
            <w:szCs w:val="24"/>
          </w:rPr>
          <w:delText xml:space="preserve">was </w:delText>
        </w:r>
      </w:del>
      <w:ins w:id="9" w:author="valdes" w:date="2016-11-02T18:32:00Z">
        <w:r w:rsidR="00DE2EE7">
          <w:rPr>
            <w:rFonts w:ascii="Times New Roman" w:hAnsi="Times New Roman" w:cs="Times New Roman"/>
            <w:sz w:val="24"/>
            <w:szCs w:val="24"/>
          </w:rPr>
          <w:t xml:space="preserve">were </w:t>
        </w:r>
      </w:ins>
      <w:r w:rsidR="000B39BB">
        <w:rPr>
          <w:rFonts w:ascii="Times New Roman" w:hAnsi="Times New Roman" w:cs="Times New Roman"/>
          <w:sz w:val="24"/>
          <w:szCs w:val="24"/>
        </w:rPr>
        <w:t xml:space="preserve">normalized (100 </w:t>
      </w:r>
      <w:r w:rsidR="009F2CCE">
        <w:rPr>
          <w:rFonts w:ascii="Times New Roman" w:hAnsi="Times New Roman" w:cs="Times New Roman"/>
          <w:sz w:val="24"/>
          <w:szCs w:val="24"/>
        </w:rPr>
        <w:t>% viability</w:t>
      </w:r>
      <w:r w:rsidR="000B39BB">
        <w:rPr>
          <w:rFonts w:ascii="Times New Roman" w:hAnsi="Times New Roman" w:cs="Times New Roman"/>
          <w:sz w:val="24"/>
          <w:szCs w:val="24"/>
        </w:rPr>
        <w:t>)</w:t>
      </w:r>
      <w:r w:rsidR="009F2CCE">
        <w:rPr>
          <w:rFonts w:ascii="Times New Roman" w:hAnsi="Times New Roman" w:cs="Times New Roman"/>
          <w:sz w:val="24"/>
          <w:szCs w:val="24"/>
        </w:rPr>
        <w:t>.</w:t>
      </w:r>
      <w:del w:id="10" w:author="valdes" w:date="2016-11-02T18:33:00Z">
        <w:r w:rsidR="009F2CCE" w:rsidDel="009A23DD">
          <w:rPr>
            <w:rFonts w:ascii="Times New Roman" w:hAnsi="Times New Roman" w:cs="Times New Roman"/>
            <w:sz w:val="24"/>
            <w:szCs w:val="24"/>
          </w:rPr>
          <w:delText xml:space="preserve"> Some of the antibiotics did not reduce the viability of the isolate more than </w:delText>
        </w:r>
        <w:r w:rsidR="005C7312" w:rsidDel="009A23DD">
          <w:rPr>
            <w:rFonts w:ascii="Times New Roman" w:hAnsi="Times New Roman" w:cs="Times New Roman"/>
            <w:sz w:val="24"/>
            <w:szCs w:val="24"/>
          </w:rPr>
          <w:delText>8</w:delText>
        </w:r>
        <w:r w:rsidR="009F2CCE" w:rsidDel="009A23DD">
          <w:rPr>
            <w:rFonts w:ascii="Times New Roman" w:hAnsi="Times New Roman" w:cs="Times New Roman"/>
            <w:sz w:val="24"/>
            <w:szCs w:val="24"/>
          </w:rPr>
          <w:delText>0%</w:delText>
        </w:r>
        <w:r w:rsidR="005C7312" w:rsidDel="009A23DD">
          <w:rPr>
            <w:rFonts w:ascii="Times New Roman" w:hAnsi="Times New Roman" w:cs="Times New Roman"/>
            <w:sz w:val="24"/>
            <w:szCs w:val="24"/>
          </w:rPr>
          <w:delText xml:space="preserve"> at the highest antimicrobial concentration, in </w:delText>
        </w:r>
        <w:r w:rsidR="00D919FE" w:rsidDel="009A23DD">
          <w:rPr>
            <w:rFonts w:ascii="Times New Roman" w:hAnsi="Times New Roman" w:cs="Times New Roman"/>
            <w:sz w:val="24"/>
            <w:szCs w:val="24"/>
          </w:rPr>
          <w:delText>this case</w:delText>
        </w:r>
        <w:r w:rsidR="005C7312" w:rsidDel="009A23DD">
          <w:rPr>
            <w:rFonts w:ascii="Times New Roman" w:hAnsi="Times New Roman" w:cs="Times New Roman"/>
            <w:sz w:val="24"/>
            <w:szCs w:val="24"/>
          </w:rPr>
          <w:delText xml:space="preserve"> </w:delText>
        </w:r>
        <w:r w:rsidR="009F2CCE" w:rsidDel="009A23DD">
          <w:rPr>
            <w:rFonts w:ascii="Times New Roman" w:hAnsi="Times New Roman" w:cs="Times New Roman"/>
            <w:sz w:val="24"/>
            <w:szCs w:val="24"/>
          </w:rPr>
          <w:delText>the sample was considered to be above limit of detection and categorized as resistant</w:delText>
        </w:r>
      </w:del>
      <w:r w:rsidR="009F2CCE">
        <w:rPr>
          <w:rFonts w:ascii="Times New Roman" w:hAnsi="Times New Roman" w:cs="Times New Roman"/>
          <w:sz w:val="24"/>
          <w:szCs w:val="24"/>
        </w:rPr>
        <w:t>.</w:t>
      </w:r>
      <w:ins w:id="11" w:author="valdes" w:date="2016-11-02T18:33:00Z">
        <w:r w:rsidR="009A23DD">
          <w:rPr>
            <w:rFonts w:ascii="Times New Roman" w:hAnsi="Times New Roman" w:cs="Times New Roman"/>
            <w:sz w:val="24"/>
            <w:szCs w:val="24"/>
          </w:rPr>
          <w:t xml:space="preserve"> </w:t>
        </w:r>
      </w:ins>
      <w:ins w:id="12" w:author="valdes" w:date="2016-11-02T19:16:00Z">
        <w:r w:rsidR="009D0DEF">
          <w:rPr>
            <w:rFonts w:ascii="Times New Roman" w:hAnsi="Times New Roman" w:cs="Times New Roman"/>
            <w:sz w:val="24"/>
            <w:szCs w:val="24"/>
          </w:rPr>
          <w:t>Samples</w:t>
        </w:r>
      </w:ins>
      <w:ins w:id="13" w:author="valdes" w:date="2016-11-02T18:34:00Z">
        <w:r w:rsidR="009D0DEF">
          <w:rPr>
            <w:rFonts w:ascii="Times New Roman" w:hAnsi="Times New Roman" w:cs="Times New Roman"/>
            <w:sz w:val="24"/>
            <w:szCs w:val="24"/>
          </w:rPr>
          <w:t xml:space="preserve"> were</w:t>
        </w:r>
        <w:r w:rsidR="009A23DD">
          <w:rPr>
            <w:rFonts w:ascii="Times New Roman" w:hAnsi="Times New Roman" w:cs="Times New Roman"/>
            <w:sz w:val="24"/>
            <w:szCs w:val="24"/>
          </w:rPr>
          <w:t xml:space="preserve"> considered to be above the limit of detection and therefore categorized as resistant if the antibiotic</w:t>
        </w:r>
      </w:ins>
      <w:ins w:id="14" w:author="valdes" w:date="2016-11-02T18:35:00Z">
        <w:r w:rsidR="009A23DD">
          <w:rPr>
            <w:rFonts w:ascii="Times New Roman" w:hAnsi="Times New Roman" w:cs="Times New Roman"/>
            <w:sz w:val="24"/>
            <w:szCs w:val="24"/>
          </w:rPr>
          <w:t>, at its highest level, reduced viability by less than 20%.</w:t>
        </w:r>
      </w:ins>
      <w:r w:rsidR="009F2CCE">
        <w:rPr>
          <w:rFonts w:ascii="Times New Roman" w:hAnsi="Times New Roman" w:cs="Times New Roman"/>
          <w:sz w:val="24"/>
          <w:szCs w:val="24"/>
        </w:rPr>
        <w:t xml:space="preserve"> </w:t>
      </w:r>
      <w:ins w:id="15" w:author="valdes" w:date="2016-11-02T18:35:00Z">
        <w:r w:rsidR="009A23DD">
          <w:rPr>
            <w:rFonts w:ascii="Times New Roman" w:hAnsi="Times New Roman" w:cs="Times New Roman"/>
            <w:sz w:val="24"/>
            <w:szCs w:val="24"/>
          </w:rPr>
          <w:t>Similarly</w:t>
        </w:r>
      </w:ins>
      <w:ins w:id="16" w:author="valdes" w:date="2016-11-02T18:36:00Z">
        <w:r w:rsidR="009A23DD">
          <w:rPr>
            <w:rFonts w:ascii="Times New Roman" w:hAnsi="Times New Roman" w:cs="Times New Roman"/>
            <w:sz w:val="24"/>
            <w:szCs w:val="24"/>
          </w:rPr>
          <w:t>, the sample was considered below limit of detection and categorized susceptible, if the lowest concentration reduced viabi</w:t>
        </w:r>
      </w:ins>
      <w:ins w:id="17" w:author="valdes" w:date="2016-11-02T18:37:00Z">
        <w:r w:rsidR="009A23DD">
          <w:rPr>
            <w:rFonts w:ascii="Times New Roman" w:hAnsi="Times New Roman" w:cs="Times New Roman"/>
            <w:sz w:val="24"/>
            <w:szCs w:val="24"/>
          </w:rPr>
          <w:t>lity by more than 80%.</w:t>
        </w:r>
      </w:ins>
      <w:del w:id="18" w:author="valdes" w:date="2016-11-02T18:37:00Z">
        <w:r w:rsidR="00E953FF" w:rsidDel="009A23DD">
          <w:rPr>
            <w:rFonts w:ascii="Times New Roman" w:hAnsi="Times New Roman" w:cs="Times New Roman"/>
            <w:sz w:val="24"/>
            <w:szCs w:val="24"/>
          </w:rPr>
          <w:delText>When the lowest concentration resulted in more than 20% viability reduction the sample was considered below limit of detection</w:delText>
        </w:r>
        <w:r w:rsidR="00D919FE" w:rsidDel="009A23DD">
          <w:rPr>
            <w:rFonts w:ascii="Times New Roman" w:hAnsi="Times New Roman" w:cs="Times New Roman"/>
            <w:sz w:val="24"/>
            <w:szCs w:val="24"/>
          </w:rPr>
          <w:delText xml:space="preserve"> and categorized susceptible</w:delText>
        </w:r>
        <w:r w:rsidR="00E953FF" w:rsidDel="009A23DD">
          <w:rPr>
            <w:rFonts w:ascii="Times New Roman" w:hAnsi="Times New Roman" w:cs="Times New Roman"/>
            <w:sz w:val="24"/>
            <w:szCs w:val="24"/>
          </w:rPr>
          <w:delText>.</w:delText>
        </w:r>
      </w:del>
      <w:r w:rsidR="002E2ADE">
        <w:rPr>
          <w:rFonts w:ascii="Times New Roman" w:hAnsi="Times New Roman" w:cs="Times New Roman"/>
          <w:sz w:val="24"/>
          <w:szCs w:val="24"/>
        </w:rPr>
        <w:t xml:space="preserve"> All antimicrobials were </w:t>
      </w:r>
      <w:r w:rsidR="00D919FE">
        <w:rPr>
          <w:rFonts w:ascii="Times New Roman" w:hAnsi="Times New Roman" w:cs="Times New Roman"/>
          <w:sz w:val="24"/>
          <w:szCs w:val="24"/>
        </w:rPr>
        <w:t>analysed</w:t>
      </w:r>
      <w:r w:rsidR="002E2ADE">
        <w:rPr>
          <w:rFonts w:ascii="Times New Roman" w:hAnsi="Times New Roman" w:cs="Times New Roman"/>
          <w:sz w:val="24"/>
          <w:szCs w:val="24"/>
        </w:rPr>
        <w:t xml:space="preserve"> </w:t>
      </w:r>
      <w:r w:rsidR="00D919FE">
        <w:rPr>
          <w:rFonts w:ascii="Times New Roman" w:hAnsi="Times New Roman" w:cs="Times New Roman"/>
          <w:sz w:val="24"/>
          <w:szCs w:val="24"/>
        </w:rPr>
        <w:t>separately.</w:t>
      </w:r>
      <w:ins w:id="19" w:author="valdes" w:date="2016-11-03T11:27:00Z">
        <w:r w:rsidR="00A2742E">
          <w:rPr>
            <w:rFonts w:ascii="Times New Roman" w:hAnsi="Times New Roman" w:cs="Times New Roman"/>
            <w:sz w:val="24"/>
            <w:szCs w:val="24"/>
          </w:rPr>
          <w:t xml:space="preserve"> </w:t>
        </w:r>
      </w:ins>
      <w:r w:rsidR="00E953FF">
        <w:rPr>
          <w:rFonts w:ascii="Times New Roman" w:hAnsi="Times New Roman" w:cs="Times New Roman"/>
          <w:sz w:val="24"/>
          <w:szCs w:val="24"/>
        </w:rPr>
        <w:t xml:space="preserve"> </w:t>
      </w:r>
      <w:commentRangeStart w:id="20"/>
      <w:r w:rsidR="007E4A28">
        <w:rPr>
          <w:rFonts w:ascii="Times New Roman" w:hAnsi="Times New Roman" w:cs="Times New Roman"/>
          <w:sz w:val="24"/>
          <w:szCs w:val="24"/>
        </w:rPr>
        <w:t>T</w:t>
      </w:r>
      <w:r w:rsidR="009743EB" w:rsidRPr="008F0B93">
        <w:rPr>
          <w:rFonts w:ascii="Times New Roman" w:hAnsi="Times New Roman" w:cs="Times New Roman"/>
          <w:sz w:val="24"/>
          <w:szCs w:val="24"/>
        </w:rPr>
        <w:t>he</w:t>
      </w:r>
      <w:commentRangeEnd w:id="20"/>
      <w:r w:rsidR="00A2742E">
        <w:rPr>
          <w:rStyle w:val="CommentReference"/>
        </w:rPr>
        <w:commentReference w:id="20"/>
      </w:r>
      <w:r w:rsidR="009743EB" w:rsidRPr="008F0B93">
        <w:rPr>
          <w:rFonts w:ascii="Times New Roman" w:hAnsi="Times New Roman" w:cs="Times New Roman"/>
          <w:sz w:val="24"/>
          <w:szCs w:val="24"/>
        </w:rPr>
        <w:t xml:space="preserve"> effective concentration (EC) for each point in the curve from 1% reduction to 99% reduction in viability (1% increments)</w:t>
      </w:r>
      <w:r w:rsidR="007C5470">
        <w:rPr>
          <w:rFonts w:ascii="Times New Roman" w:hAnsi="Times New Roman" w:cs="Times New Roman"/>
          <w:sz w:val="24"/>
          <w:szCs w:val="24"/>
        </w:rPr>
        <w:t xml:space="preserve"> was </w:t>
      </w:r>
      <w:r w:rsidR="00E953FF">
        <w:rPr>
          <w:rFonts w:ascii="Times New Roman" w:hAnsi="Times New Roman" w:cs="Times New Roman"/>
          <w:sz w:val="24"/>
          <w:szCs w:val="24"/>
        </w:rPr>
        <w:t>calculated</w:t>
      </w:r>
      <w:r w:rsidR="007C5470">
        <w:rPr>
          <w:rFonts w:ascii="Times New Roman" w:hAnsi="Times New Roman" w:cs="Times New Roman"/>
          <w:sz w:val="24"/>
          <w:szCs w:val="24"/>
        </w:rPr>
        <w:t>.</w:t>
      </w:r>
      <w:r w:rsidR="000B39BB">
        <w:rPr>
          <w:rFonts w:ascii="Times New Roman" w:hAnsi="Times New Roman" w:cs="Times New Roman"/>
          <w:sz w:val="24"/>
          <w:szCs w:val="24"/>
        </w:rPr>
        <w:t xml:space="preserve"> The </w:t>
      </w:r>
      <w:proofErr w:type="spellStart"/>
      <w:proofErr w:type="gramStart"/>
      <w:r w:rsidR="000B39BB">
        <w:rPr>
          <w:rFonts w:ascii="Times New Roman" w:hAnsi="Times New Roman" w:cs="Times New Roman"/>
          <w:sz w:val="24"/>
          <w:szCs w:val="24"/>
        </w:rPr>
        <w:t>pearson’s</w:t>
      </w:r>
      <w:proofErr w:type="spellEnd"/>
      <w:proofErr w:type="gramEnd"/>
      <w:r w:rsidR="000B39BB">
        <w:rPr>
          <w:rFonts w:ascii="Times New Roman" w:hAnsi="Times New Roman" w:cs="Times New Roman"/>
          <w:sz w:val="24"/>
          <w:szCs w:val="24"/>
        </w:rPr>
        <w:t xml:space="preserve"> correlation coefficients resulting from linearly regressing</w:t>
      </w:r>
      <w:r w:rsidR="00E953FF">
        <w:rPr>
          <w:rFonts w:ascii="Times New Roman" w:hAnsi="Times New Roman" w:cs="Times New Roman"/>
          <w:sz w:val="24"/>
          <w:szCs w:val="24"/>
        </w:rPr>
        <w:t xml:space="preserve"> log transformed</w:t>
      </w:r>
      <w:r w:rsidR="000B39BB">
        <w:rPr>
          <w:rFonts w:ascii="Times New Roman" w:hAnsi="Times New Roman" w:cs="Times New Roman"/>
          <w:sz w:val="24"/>
          <w:szCs w:val="24"/>
        </w:rPr>
        <w:t xml:space="preserve"> </w:t>
      </w:r>
      <w:proofErr w:type="spellStart"/>
      <w:r w:rsidR="009C0E1F">
        <w:rPr>
          <w:rFonts w:ascii="Times New Roman" w:hAnsi="Times New Roman" w:cs="Times New Roman"/>
          <w:sz w:val="24"/>
          <w:szCs w:val="24"/>
        </w:rPr>
        <w:t>Et</w:t>
      </w:r>
      <w:r w:rsidR="007C5470">
        <w:rPr>
          <w:rFonts w:ascii="Times New Roman" w:hAnsi="Times New Roman" w:cs="Times New Roman"/>
          <w:sz w:val="24"/>
          <w:szCs w:val="24"/>
        </w:rPr>
        <w:t>est</w:t>
      </w:r>
      <w:proofErr w:type="spellEnd"/>
      <w:r w:rsidR="007C5470">
        <w:rPr>
          <w:rFonts w:ascii="Times New Roman" w:hAnsi="Times New Roman" w:cs="Times New Roman"/>
          <w:sz w:val="24"/>
          <w:szCs w:val="24"/>
        </w:rPr>
        <w:t xml:space="preserve"> MICs</w:t>
      </w:r>
      <w:r w:rsidR="000B39BB">
        <w:rPr>
          <w:rFonts w:ascii="Times New Roman" w:hAnsi="Times New Roman" w:cs="Times New Roman"/>
          <w:sz w:val="24"/>
          <w:szCs w:val="24"/>
        </w:rPr>
        <w:t xml:space="preserve"> and </w:t>
      </w:r>
      <w:r w:rsidR="00E953FF">
        <w:rPr>
          <w:rFonts w:ascii="Times New Roman" w:hAnsi="Times New Roman" w:cs="Times New Roman"/>
          <w:sz w:val="24"/>
          <w:szCs w:val="24"/>
        </w:rPr>
        <w:t xml:space="preserve">log transformed </w:t>
      </w:r>
      <w:proofErr w:type="spellStart"/>
      <w:r w:rsidR="00E953FF">
        <w:rPr>
          <w:rFonts w:ascii="Times New Roman" w:hAnsi="Times New Roman" w:cs="Times New Roman"/>
          <w:sz w:val="24"/>
          <w:szCs w:val="24"/>
        </w:rPr>
        <w:t>EC</w:t>
      </w:r>
      <w:r w:rsidR="00E953FF" w:rsidRPr="00E953FF">
        <w:rPr>
          <w:rFonts w:ascii="Times New Roman" w:hAnsi="Times New Roman" w:cs="Times New Roman"/>
          <w:sz w:val="24"/>
          <w:szCs w:val="24"/>
          <w:vertAlign w:val="subscript"/>
        </w:rPr>
        <w:t>x</w:t>
      </w:r>
      <w:proofErr w:type="spellEnd"/>
      <w:r w:rsidR="007C5470">
        <w:rPr>
          <w:rFonts w:ascii="Times New Roman" w:hAnsi="Times New Roman" w:cs="Times New Roman"/>
          <w:sz w:val="24"/>
          <w:szCs w:val="24"/>
        </w:rPr>
        <w:t xml:space="preserve"> </w:t>
      </w:r>
      <w:r w:rsidR="00E953FF">
        <w:rPr>
          <w:rFonts w:ascii="Times New Roman" w:hAnsi="Times New Roman" w:cs="Times New Roman"/>
          <w:sz w:val="24"/>
          <w:szCs w:val="24"/>
        </w:rPr>
        <w:t>were</w:t>
      </w:r>
      <w:r w:rsidR="002E2ADE">
        <w:rPr>
          <w:rFonts w:ascii="Times New Roman" w:hAnsi="Times New Roman" w:cs="Times New Roman"/>
          <w:sz w:val="24"/>
          <w:szCs w:val="24"/>
        </w:rPr>
        <w:t xml:space="preserve"> extracted for each of the </w:t>
      </w:r>
      <w:r w:rsidR="004300CC">
        <w:rPr>
          <w:rFonts w:ascii="Times New Roman" w:hAnsi="Times New Roman" w:cs="Times New Roman"/>
          <w:sz w:val="24"/>
          <w:szCs w:val="24"/>
        </w:rPr>
        <w:t xml:space="preserve">99 </w:t>
      </w:r>
      <w:r w:rsidR="002E2ADE">
        <w:rPr>
          <w:rFonts w:ascii="Times New Roman" w:hAnsi="Times New Roman" w:cs="Times New Roman"/>
          <w:sz w:val="24"/>
          <w:szCs w:val="24"/>
        </w:rPr>
        <w:t>possibilities (Figure S1)</w:t>
      </w:r>
      <w:r w:rsidR="005C7312">
        <w:rPr>
          <w:rFonts w:ascii="Times New Roman" w:hAnsi="Times New Roman" w:cs="Times New Roman"/>
          <w:sz w:val="24"/>
          <w:szCs w:val="24"/>
        </w:rPr>
        <w:t>.</w:t>
      </w:r>
      <w:r w:rsidR="007C5470">
        <w:rPr>
          <w:rFonts w:ascii="Times New Roman" w:hAnsi="Times New Roman" w:cs="Times New Roman"/>
          <w:sz w:val="24"/>
          <w:szCs w:val="24"/>
        </w:rPr>
        <w:t xml:space="preserve">  </w:t>
      </w:r>
      <w:r w:rsidR="004300CC">
        <w:rPr>
          <w:rFonts w:ascii="Times New Roman" w:hAnsi="Times New Roman" w:cs="Times New Roman"/>
          <w:sz w:val="24"/>
          <w:szCs w:val="24"/>
        </w:rPr>
        <w:t>The following analysis were done</w:t>
      </w:r>
      <w:ins w:id="21" w:author="valdes" w:date="2016-11-02T19:17:00Z">
        <w:r w:rsidR="009D0DEF">
          <w:rPr>
            <w:rFonts w:ascii="Times New Roman" w:hAnsi="Times New Roman" w:cs="Times New Roman"/>
            <w:sz w:val="24"/>
            <w:szCs w:val="24"/>
          </w:rPr>
          <w:t>, for each</w:t>
        </w:r>
      </w:ins>
      <w:ins w:id="22" w:author="valdes" w:date="2016-11-02T19:18:00Z">
        <w:r w:rsidR="009D0DEF">
          <w:rPr>
            <w:rFonts w:ascii="Times New Roman" w:hAnsi="Times New Roman" w:cs="Times New Roman"/>
            <w:sz w:val="24"/>
            <w:szCs w:val="24"/>
          </w:rPr>
          <w:t xml:space="preserve"> antimicrobial,</w:t>
        </w:r>
      </w:ins>
      <w:r w:rsidR="004300CC">
        <w:rPr>
          <w:rFonts w:ascii="Times New Roman" w:hAnsi="Times New Roman" w:cs="Times New Roman"/>
          <w:sz w:val="24"/>
          <w:szCs w:val="24"/>
        </w:rPr>
        <w:t xml:space="preserve"> </w:t>
      </w:r>
      <w:ins w:id="23" w:author="valdes" w:date="2016-11-02T18:38:00Z">
        <w:r w:rsidR="009A23DD">
          <w:rPr>
            <w:rFonts w:ascii="Times New Roman" w:hAnsi="Times New Roman" w:cs="Times New Roman"/>
            <w:sz w:val="24"/>
            <w:szCs w:val="24"/>
          </w:rPr>
          <w:t xml:space="preserve">using the </w:t>
        </w:r>
      </w:ins>
      <w:proofErr w:type="spellStart"/>
      <w:r w:rsidR="004300CC">
        <w:rPr>
          <w:rFonts w:ascii="Times New Roman" w:hAnsi="Times New Roman" w:cs="Times New Roman"/>
          <w:sz w:val="24"/>
          <w:szCs w:val="24"/>
        </w:rPr>
        <w:t>EC</w:t>
      </w:r>
      <w:r w:rsidR="004300CC" w:rsidRPr="004300CC">
        <w:rPr>
          <w:rFonts w:ascii="Times New Roman" w:hAnsi="Times New Roman" w:cs="Times New Roman"/>
          <w:sz w:val="24"/>
          <w:szCs w:val="24"/>
          <w:vertAlign w:val="subscript"/>
        </w:rPr>
        <w:t>max</w:t>
      </w:r>
      <w:proofErr w:type="spellEnd"/>
      <w:r w:rsidR="004300CC">
        <w:rPr>
          <w:rFonts w:ascii="Times New Roman" w:hAnsi="Times New Roman" w:cs="Times New Roman"/>
          <w:sz w:val="24"/>
          <w:szCs w:val="24"/>
        </w:rPr>
        <w:t xml:space="preserve"> that resulted in the maximal correlation</w:t>
      </w:r>
      <w:del w:id="24" w:author="valdes" w:date="2016-11-02T19:18:00Z">
        <w:r w:rsidR="004300CC" w:rsidDel="009D0DEF">
          <w:rPr>
            <w:rFonts w:ascii="Times New Roman" w:hAnsi="Times New Roman" w:cs="Times New Roman"/>
            <w:sz w:val="24"/>
            <w:szCs w:val="24"/>
          </w:rPr>
          <w:delText xml:space="preserve"> for each antimicrobial</w:delText>
        </w:r>
      </w:del>
      <w:r w:rsidR="004300CC">
        <w:rPr>
          <w:rFonts w:ascii="Times New Roman" w:hAnsi="Times New Roman" w:cs="Times New Roman"/>
          <w:sz w:val="24"/>
          <w:szCs w:val="24"/>
        </w:rPr>
        <w:t>.</w:t>
      </w:r>
      <w:r w:rsidR="00D919FE">
        <w:rPr>
          <w:rFonts w:ascii="Times New Roman" w:hAnsi="Times New Roman" w:cs="Times New Roman"/>
          <w:sz w:val="24"/>
          <w:szCs w:val="24"/>
        </w:rPr>
        <w:t xml:space="preserve"> </w:t>
      </w:r>
      <w:r w:rsidR="001D62D1">
        <w:rPr>
          <w:rFonts w:ascii="Times New Roman" w:hAnsi="Times New Roman" w:cs="Times New Roman"/>
          <w:sz w:val="24"/>
          <w:szCs w:val="24"/>
        </w:rPr>
        <w:t xml:space="preserve">Hierarchical complete linkage clustering was used to compare the </w:t>
      </w:r>
      <w:commentRangeStart w:id="25"/>
      <w:r w:rsidR="001D62D1">
        <w:rPr>
          <w:rFonts w:ascii="Times New Roman" w:hAnsi="Times New Roman" w:cs="Times New Roman"/>
          <w:sz w:val="24"/>
          <w:szCs w:val="24"/>
        </w:rPr>
        <w:t>antimicrobials</w:t>
      </w:r>
      <w:r w:rsidR="001D62D1">
        <w:rPr>
          <w:rFonts w:ascii="Times New Roman" w:hAnsi="Times New Roman" w:cs="Times New Roman"/>
          <w:sz w:val="24"/>
          <w:szCs w:val="24"/>
        </w:rPr>
        <w:fldChar w:fldCharType="begin"/>
      </w:r>
      <w:ins w:id="26" w:author="sunny" w:date="2016-11-03T17:45:00Z">
        <w:r w:rsidR="005473EA">
          <w:rPr>
            <w:rFonts w:ascii="Times New Roman" w:hAnsi="Times New Roman" w:cs="Times New Roman"/>
            <w:sz w:val="24"/>
            <w:szCs w:val="24"/>
          </w:rPr>
          <w:instrText xml:space="preserve"> ADDIN ZOTERO_ITEM CSL_CITATION {"citationID":"1ft91rars7","properties":{"formattedCitation":"{\\rtf \\super 15,29\\nosupersub{}}","plainCitation":"15,29"},"citationItems":[{"id":233,"uris":["http://zotero.org/users/1321783/items/JKKUIUNK"],"uri":["http://zotero.org/users/1321783/items/JKKUIUNK"],"itemData":{"id":233,"type":"article-journal","title":"Genetic Resistance Determinants, In Vitro Time-Kill Curve Analysis and Pharmacodynamic Functions for the Novel Topoisomerase II Inhibitor ETX0914 (AZD0914) in Neisseria gonorrhoeae","container-title":"Antimicrobials, Resistance and Chemotherapy","page":"1377","source":"Frontiers","abstract":"Resistance in Neisseria gonorrhoeae to all available therapeutic antimicrobials has emerged and new efficacious drugs for treatment of gonorrhea are essential. The topoisomerase II inhibitor ETX0914 (also known as AZD0914) is a new spiropyrimidinetrione antimicrobial that has different mechanisms of action from all previous and current gonorrhea treatment options. In this study, the N. gonorrhoeae resistance determinants for ETX0914 were further described and the effects of ETX0914 on the growth of N. gonorrhoeae (ETX0914 wild type, single step selected resistant mutants, and e</w:instrText>
        </w:r>
        <w:r w:rsidR="005473EA">
          <w:rPr>
            <w:rFonts w:ascii="Cambria Math" w:hAnsi="Cambria Math" w:cs="Cambria Math"/>
            <w:sz w:val="24"/>
            <w:szCs w:val="24"/>
          </w:rPr>
          <w:instrText>ﬄ</w:instrText>
        </w:r>
        <w:r w:rsidR="005473EA">
          <w:rPr>
            <w:rFonts w:ascii="Times New Roman" w:hAnsi="Times New Roman" w:cs="Times New Roman"/>
            <w:sz w:val="24"/>
            <w:szCs w:val="24"/>
          </w:rPr>
          <w:instrText>ux pump mutants) were examined in a novel in vitro time-kill curve analysis to estimate pharmacodynamic parameters of the new antimicrobial. For comparison, ciprofloxacin, azithromycin, ceftriaxone, and tetracycline were also examined (separately and in combination with ETX0914). ETX0914 was rapidly bactericidal for all wild type strains and had similar pharmacodynamic properties to ciprofloxacin. All selected resistant mutants contained mutations in amino acid codons D429 or K450 of GyrB and inactivation of the MtrCDE e</w:instrText>
        </w:r>
        <w:r w:rsidR="005473EA">
          <w:rPr>
            <w:rFonts w:ascii="Cambria Math" w:hAnsi="Cambria Math" w:cs="Cambria Math"/>
            <w:sz w:val="24"/>
            <w:szCs w:val="24"/>
          </w:rPr>
          <w:instrText>ﬄ</w:instrText>
        </w:r>
        <w:r w:rsidR="005473EA">
          <w:rPr>
            <w:rFonts w:ascii="Times New Roman" w:hAnsi="Times New Roman" w:cs="Times New Roman"/>
            <w:sz w:val="24"/>
            <w:szCs w:val="24"/>
          </w:rPr>
          <w:instrText xml:space="preserve">ux pump fully restored the susceptibility to ETX0914. ETX0914 alone and in combination with azithromycin and ceftriaxone was highly effective against N. gonorrhoeae and synergistic interaction with ciprofloxacin, particularly for ETX0914-resistant mutants, was found. ETX0914, monotherapy or in combination with azithromycin (to cover additional sexually transmitted infections), should be considered for phase III clinical trials and future gonorrhea treatment.","DOI":"10.3389/fmicb.2015.01377","note":"00000","journalAbbreviation":"Front. Microbiol.","author":[{"family":"Foerster","given":"Sunniva"},{"family":"Golparian","given":"Daniel"},{"family":"Jacobsson","given":"Susanne"},{"family":"Hathaway","given":"Lucy J."},{"family":"Low","given":"Nicola"},{"family":"Shafer","given":"William M."},{"family":"Althaus","given":"Christian L."},{"family":"Unemo","given":"Magnus"}],"issued":{"date-parts":[["2015"]]}},"label":"page"},{"id":489,"uris":["http://zotero.org/users/1321783/items/UJH2FUW3"],"uri":["http://zotero.org/users/1321783/items/UJH2FUW3"],"itemData":{"id":489,"type":"article-journal","title":"Advanced Heat Map and Clustering Analysis Using Heatmap3","container-title":"BioMed Research International","page":"e986048","volume":"2014","source":"www.hindawi.com","abstract":"Heat maps and clustering are used frequently in expression analysis studies for data visualization and quality control. Simple clustering and heat maps can be produced from the “heatmap” function in R. However, the “heatmap” function lacks certain functionalities and customizability, preventing it from generating advanced heat maps and dendrograms. To tackle the limitations of the “heatmap” function, we have developed an R package “heatmap3” which significantly improves the original “heatmap” function by adding several more powerful and convenient features. The “heatmap3” package allows users to produce highly customizable state of the art heat maps and dendrograms. The “heatmap3” package is developed based on the “heatmap” function in R, and it is completely compatible with it. The new features of “heatmap3” include highly customizable legends and side annotation, a wider range of color selections, new labeling features which allow users to define multiple layers of phenotype variables, and automatically conducted association tests based on the phenotypes provided. Additional features such as different agglomeration methods for estimating distance between two samples are also added for clustering.","DOI":"10.1155/2014/986048","ISSN":"2314-6133","note":"00014 \nPMID: 25143956","language":"en","author":[{"family":"Zhao","given":"Shilin"},{"family":"Guo","given":"Yan"},{"family":"Sheng","given":"Quanhu"},{"family":"Shyr","given":"Yu"}],"issued":{"date-parts":[["2014",7,16]]},"PMID":"25143956"},"label":"page"}],"schema":"https://github.com/citation-style-language/schema/raw/master/csl-citation.json"} </w:instrText>
        </w:r>
      </w:ins>
      <w:del w:id="27" w:author="sunny" w:date="2016-11-03T17:45:00Z">
        <w:r w:rsidR="001D62D1" w:rsidDel="005473EA">
          <w:rPr>
            <w:rFonts w:ascii="Times New Roman" w:hAnsi="Times New Roman" w:cs="Times New Roman"/>
            <w:sz w:val="24"/>
            <w:szCs w:val="24"/>
          </w:rPr>
          <w:delInstrText xml:space="preserve"> ADDIN ZOTERO_ITEM CSL_CITATION {"citationID":"1ft91rars7","properties":{"formattedCitation":"{\\rtf \\super 15,28\\nosupersub{}}","plainCitation":"15,28"},"citationItems":[{"id":233,"uris":["http://zotero.org/users/1321783/items/JKKUIUNK"],"uri":["http://zotero.org/users/1321783/items/JKKUIUNK"],"itemData":{"id":233,"type":"article-journal","title":"Genetic Resistance Determinants, In Vitro Time-Kill Curve Analysis and Pharmacodynamic Functions for the Novel Topoisomerase II Inhibitor ETX0914 (AZD0914) in Neisseria gonorrhoeae","container-title":"Antimicrobials, Resistance and Chemotherapy","page":"1377","source":"Frontiers","abstract":"Resistance in Neisseria gonorrhoeae to all available therapeutic antimicrobials has emerged and new efficacious drugs for treatment of gonorrhea are essential. The topoisomerase II inhibitor ETX0914 (also known as AZD0914) is a new spiropyrimidinetrione antimicrobial that has different mechanisms of action from all previous and current gonorrhea treatment options. In this study, the N. gonorrhoeae resistance determinants for ETX0914 were further described and the effects of ETX0914 on the growth of N. gonorrhoeae (ETX0914 wild type, single step selected resistant mutants, and e</w:delInstrText>
        </w:r>
        <w:r w:rsidR="001D62D1" w:rsidDel="005473EA">
          <w:rPr>
            <w:rFonts w:ascii="Cambria Math" w:hAnsi="Cambria Math" w:cs="Cambria Math"/>
            <w:sz w:val="24"/>
            <w:szCs w:val="24"/>
          </w:rPr>
          <w:delInstrText>ﬄ</w:delInstrText>
        </w:r>
        <w:r w:rsidR="001D62D1" w:rsidDel="005473EA">
          <w:rPr>
            <w:rFonts w:ascii="Times New Roman" w:hAnsi="Times New Roman" w:cs="Times New Roman"/>
            <w:sz w:val="24"/>
            <w:szCs w:val="24"/>
          </w:rPr>
          <w:delInstrText>ux pump mutants) were examined in a novel in vitro time-kill curve analysis to estimate pharmacodynamic parameters of the new antimicrobial. For comparison, ciprofloxacin, azithromycin, ceftriaxone, and tetracycline were also examined (separately and in combination with ETX0914). ETX0914 was rapidly bactericidal for all wild type strains and had similar pharmacodynamic properties to ciprofloxacin. All selected resistant mutants contained mutations in amino acid codons D429 or K450 of GyrB and inactivation of the MtrCDE e</w:delInstrText>
        </w:r>
        <w:r w:rsidR="001D62D1" w:rsidDel="005473EA">
          <w:rPr>
            <w:rFonts w:ascii="Cambria Math" w:hAnsi="Cambria Math" w:cs="Cambria Math"/>
            <w:sz w:val="24"/>
            <w:szCs w:val="24"/>
          </w:rPr>
          <w:delInstrText>ﬄ</w:delInstrText>
        </w:r>
        <w:r w:rsidR="001D62D1" w:rsidDel="005473EA">
          <w:rPr>
            <w:rFonts w:ascii="Times New Roman" w:hAnsi="Times New Roman" w:cs="Times New Roman"/>
            <w:sz w:val="24"/>
            <w:szCs w:val="24"/>
          </w:rPr>
          <w:delInstrText xml:space="preserve">ux pump fully restored the susceptibility to ETX0914. ETX0914 alone and in combination with azithromycin and ceftriaxone was highly effective against N. gonorrhoeae and synergistic interaction with ciprofloxacin, particularly for ETX0914-resistant mutants, was found. ETX0914, monotherapy or in combination with azithromycin (to cover additional sexually transmitted infections), should be considered for phase III clinical trials and future gonorrhea treatment.","DOI":"10.3389/fmicb.2015.01377","note":"00000","journalAbbreviation":"Front. Microbiol.","author":[{"family":"Foerster","given":"Sunniva"},{"family":"Golparian","given":"Daniel"},{"family":"Jacobsson","given":"Susanne"},{"family":"Hathaway","given":"Lucy J."},{"family":"Low","given":"Nicola"},{"family":"Shafer","given":"William M."},{"family":"Althaus","given":"Christian L."},{"family":"Unemo","given":"Magnus"}],"issued":{"date-parts":[["2015"]]}},"label":"page"},{"id":489,"uris":["http://zotero.org/users/1321783/items/UJH2FUW3"],"uri":["http://zotero.org/users/1321783/items/UJH2FUW3"],"itemData":{"id":489,"type":"article-journal","title":"Advanced Heat Map and Clustering Analysis Using Heatmap3","container-title":"BioMed Research International","page":"e986048","volume":"2014","source":"www.hindawi.com","abstract":"Heat maps and clustering are used frequently in expression analysis studies for data visualization and quality control. Simple clustering and heat maps can be produced from the “heatmap” function in R. However, the “heatmap” function lacks certain functionalities and customizability, preventing it from generating advanced heat maps and dendrograms. To tackle the limitations of the “heatmap” function, we have developed an R package “heatmap3” which significantly improves the original “heatmap” function by adding several more powerful and convenient features. The “heatmap3” package allows users to produce highly customizable state of the art heat maps and dendrograms. The “heatmap3” package is developed based on the “heatmap” function in R, and it is completely compatible with it. The new features of “heatmap3” include highly customizable legends and side annotation, a wider range of color selections, new labeling features which allow users to define multiple layers of phenotype variables, and automatically conducted association tests based on the phenotypes provided. Additional features such as different agglomeration methods for estimating distance between two samples are also added for clustering.","DOI":"10.1155/2014/986048","ISSN":"2314-6133","note":"00014 \nPMID: 25143956","language":"en","author":[{"family":"Zhao","given":"Shilin"},{"family":"Guo","given":"Yan"},{"family":"Sheng","given":"Quanhu"},{"family":"Shyr","given":"Yu"}],"issued":{"date-parts":[["2014",7,16]]}},"label":"page"}],"schema":"https://github.com/citation-style-language/schema/raw/master/csl-citation.json"} </w:delInstrText>
        </w:r>
      </w:del>
      <w:r w:rsidR="001D62D1">
        <w:rPr>
          <w:rFonts w:ascii="Times New Roman" w:hAnsi="Times New Roman" w:cs="Times New Roman"/>
          <w:sz w:val="24"/>
          <w:szCs w:val="24"/>
        </w:rPr>
        <w:fldChar w:fldCharType="separate"/>
      </w:r>
      <w:ins w:id="28" w:author="sunny" w:date="2016-11-03T17:45:00Z">
        <w:r w:rsidR="005473EA" w:rsidRPr="005473EA">
          <w:rPr>
            <w:rFonts w:ascii="Times New Roman" w:hAnsi="Times New Roman" w:cs="Times New Roman"/>
            <w:sz w:val="24"/>
            <w:szCs w:val="24"/>
            <w:vertAlign w:val="superscript"/>
          </w:rPr>
          <w:t>15,29</w:t>
        </w:r>
      </w:ins>
      <w:del w:id="29" w:author="sunny" w:date="2016-11-03T17:45:00Z">
        <w:r w:rsidR="001D62D1" w:rsidRPr="001D62D1" w:rsidDel="005473EA">
          <w:rPr>
            <w:rFonts w:ascii="Times New Roman" w:hAnsi="Times New Roman" w:cs="Times New Roman"/>
            <w:sz w:val="24"/>
            <w:szCs w:val="24"/>
            <w:vertAlign w:val="superscript"/>
          </w:rPr>
          <w:delText>15,28</w:delText>
        </w:r>
      </w:del>
      <w:r w:rsidR="001D62D1">
        <w:rPr>
          <w:rFonts w:ascii="Times New Roman" w:hAnsi="Times New Roman" w:cs="Times New Roman"/>
          <w:sz w:val="24"/>
          <w:szCs w:val="24"/>
        </w:rPr>
        <w:fldChar w:fldCharType="end"/>
      </w:r>
      <w:commentRangeEnd w:id="25"/>
      <w:r w:rsidR="009D0DEF">
        <w:rPr>
          <w:rStyle w:val="CommentReference"/>
        </w:rPr>
        <w:commentReference w:id="25"/>
      </w:r>
      <w:r w:rsidR="005828EF">
        <w:rPr>
          <w:rFonts w:ascii="Times New Roman" w:hAnsi="Times New Roman" w:cs="Times New Roman"/>
          <w:sz w:val="24"/>
          <w:szCs w:val="24"/>
        </w:rPr>
        <w:t>.</w:t>
      </w:r>
      <w:del w:id="30" w:author="valdes" w:date="2016-11-02T18:38:00Z">
        <w:r w:rsidR="005828EF" w:rsidDel="009A23DD">
          <w:rPr>
            <w:rFonts w:ascii="Times New Roman" w:hAnsi="Times New Roman" w:cs="Times New Roman"/>
            <w:sz w:val="24"/>
            <w:szCs w:val="24"/>
          </w:rPr>
          <w:delText xml:space="preserve"> To test if the Hill slope parameters differ significantly a pairwise t-test was made</w:delText>
        </w:r>
      </w:del>
      <w:ins w:id="31" w:author="valdes" w:date="2016-11-02T18:38:00Z">
        <w:r w:rsidR="009A23DD">
          <w:rPr>
            <w:rFonts w:ascii="Times New Roman" w:hAnsi="Times New Roman" w:cs="Times New Roman"/>
            <w:sz w:val="24"/>
            <w:szCs w:val="24"/>
          </w:rPr>
          <w:t xml:space="preserve"> Pairwise t-test were used to test </w:t>
        </w:r>
      </w:ins>
      <w:ins w:id="32" w:author="valdes" w:date="2016-11-02T18:39:00Z">
        <w:r w:rsidR="009A23DD">
          <w:rPr>
            <w:rFonts w:ascii="Times New Roman" w:hAnsi="Times New Roman" w:cs="Times New Roman"/>
            <w:sz w:val="24"/>
            <w:szCs w:val="24"/>
          </w:rPr>
          <w:t xml:space="preserve">for differences in the Hill slope parameters across </w:t>
        </w:r>
        <w:commentRangeStart w:id="33"/>
        <w:r w:rsidR="009A23DD">
          <w:rPr>
            <w:rFonts w:ascii="Times New Roman" w:hAnsi="Times New Roman" w:cs="Times New Roman"/>
            <w:sz w:val="24"/>
            <w:szCs w:val="24"/>
          </w:rPr>
          <w:t>antibiotics</w:t>
        </w:r>
      </w:ins>
      <w:commentRangeEnd w:id="33"/>
      <w:ins w:id="34" w:author="valdes" w:date="2016-11-02T19:18:00Z">
        <w:r w:rsidR="009D0DEF">
          <w:rPr>
            <w:rStyle w:val="CommentReference"/>
          </w:rPr>
          <w:commentReference w:id="33"/>
        </w:r>
      </w:ins>
      <w:r w:rsidR="005828EF">
        <w:rPr>
          <w:rFonts w:ascii="Times New Roman" w:hAnsi="Times New Roman" w:cs="Times New Roman"/>
          <w:sz w:val="24"/>
          <w:szCs w:val="24"/>
        </w:rPr>
        <w:t>.</w:t>
      </w:r>
    </w:p>
    <w:p w14:paraId="5B5F8100" w14:textId="77777777" w:rsidR="00923047" w:rsidRDefault="00923047" w:rsidP="00A17D4C">
      <w:pPr>
        <w:spacing w:line="480" w:lineRule="auto"/>
        <w:jc w:val="both"/>
        <w:rPr>
          <w:ins w:id="35" w:author="valdes" w:date="2016-11-02T19:22:00Z"/>
          <w:rFonts w:ascii="Times New Roman" w:hAnsi="Times New Roman" w:cs="Times New Roman"/>
          <w:sz w:val="24"/>
          <w:szCs w:val="24"/>
        </w:rPr>
      </w:pPr>
    </w:p>
    <w:p w14:paraId="117BBD1E" w14:textId="1F5E473B" w:rsidR="0056621E" w:rsidRDefault="00A2742E" w:rsidP="00A2742E">
      <w:pPr>
        <w:spacing w:line="480" w:lineRule="auto"/>
        <w:jc w:val="both"/>
        <w:rPr>
          <w:ins w:id="36" w:author="valdes" w:date="2016-11-03T17:03:00Z"/>
        </w:rPr>
      </w:pPr>
      <w:ins w:id="37" w:author="valdes" w:date="2016-11-03T11:29:00Z">
        <w:r>
          <w:lastRenderedPageBreak/>
          <w:t xml:space="preserve">The relationship </w:t>
        </w:r>
      </w:ins>
      <w:ins w:id="38" w:author="valdes" w:date="2016-11-03T11:30:00Z">
        <w:r>
          <w:t xml:space="preserve">between the EC50 and </w:t>
        </w:r>
        <w:proofErr w:type="spellStart"/>
        <w:r>
          <w:t>Etest</w:t>
        </w:r>
        <w:proofErr w:type="spellEnd"/>
        <w:r>
          <w:t xml:space="preserve"> was analysed using log-log </w:t>
        </w:r>
        <w:r w:rsidR="0056621E">
          <w:t>regression</w:t>
        </w:r>
        <w:r>
          <w:t xml:space="preserve">. </w:t>
        </w:r>
      </w:ins>
      <w:ins w:id="39" w:author="valdes" w:date="2016-11-03T11:34:00Z">
        <w:r w:rsidR="00BB144D">
          <w:t>For each EC</w:t>
        </w:r>
        <w:r w:rsidR="0056621E">
          <w:t>50 a</w:t>
        </w:r>
      </w:ins>
      <w:ins w:id="40" w:author="valdes" w:date="2016-11-03T11:51:00Z">
        <w:r w:rsidR="0056621E">
          <w:t xml:space="preserve"> corresponding </w:t>
        </w:r>
        <w:proofErr w:type="spellStart"/>
        <w:r w:rsidR="0056621E">
          <w:t>Etest</w:t>
        </w:r>
        <w:proofErr w:type="spellEnd"/>
        <w:r w:rsidR="0056621E">
          <w:t xml:space="preserve"> was predicted</w:t>
        </w:r>
      </w:ins>
      <w:ins w:id="41" w:author="valdes" w:date="2016-11-03T11:34:00Z">
        <w:r w:rsidR="00BB144D">
          <w:t xml:space="preserve"> using the </w:t>
        </w:r>
        <w:r w:rsidR="00E16672">
          <w:t>regression parame</w:t>
        </w:r>
      </w:ins>
      <w:ins w:id="42" w:author="valdes" w:date="2016-11-03T17:00:00Z">
        <w:r w:rsidR="00E16672">
          <w:t>ters, which are defined for unique antimicrobials</w:t>
        </w:r>
      </w:ins>
      <w:ins w:id="43" w:author="valdes" w:date="2016-11-03T11:36:00Z">
        <w:r w:rsidR="00BB144D">
          <w:t xml:space="preserve">. </w:t>
        </w:r>
      </w:ins>
      <w:ins w:id="44" w:author="valdes" w:date="2016-11-03T11:51:00Z">
        <w:r w:rsidR="0056621E">
          <w:t xml:space="preserve">The analysis of </w:t>
        </w:r>
      </w:ins>
      <w:ins w:id="45" w:author="valdes" w:date="2016-11-03T11:53:00Z">
        <w:r w:rsidR="0056621E">
          <w:t xml:space="preserve">the precision </w:t>
        </w:r>
        <w:r w:rsidR="009169AB">
          <w:t>of this</w:t>
        </w:r>
        <w:r w:rsidR="0056621E">
          <w:t xml:space="preserve"> prediction </w:t>
        </w:r>
      </w:ins>
      <w:ins w:id="46" w:author="valdes" w:date="2016-11-03T11:37:00Z">
        <w:r w:rsidR="00BB144D">
          <w:t>need</w:t>
        </w:r>
      </w:ins>
      <w:ins w:id="47" w:author="valdes" w:date="2016-11-03T11:53:00Z">
        <w:r w:rsidR="0056621E">
          <w:t>s</w:t>
        </w:r>
      </w:ins>
      <w:ins w:id="48" w:author="valdes" w:date="2016-11-03T11:37:00Z">
        <w:r w:rsidR="00BB144D">
          <w:t xml:space="preserve"> to take in account the estimation error of the EC</w:t>
        </w:r>
      </w:ins>
      <w:ins w:id="49" w:author="valdes" w:date="2016-11-03T11:38:00Z">
        <w:r w:rsidR="00BB144D">
          <w:t xml:space="preserve">50 parameter in the dose response method. Bootstrapping was </w:t>
        </w:r>
      </w:ins>
      <w:ins w:id="50" w:author="valdes" w:date="2016-11-03T11:48:00Z">
        <w:r w:rsidR="0056621E">
          <w:t xml:space="preserve">therefore </w:t>
        </w:r>
      </w:ins>
      <w:ins w:id="51" w:author="valdes" w:date="2016-11-03T11:38:00Z">
        <w:r w:rsidR="00BB144D">
          <w:t>used to compute appropriate</w:t>
        </w:r>
      </w:ins>
      <w:ins w:id="52" w:author="valdes" w:date="2016-11-03T17:00:00Z">
        <w:r w:rsidR="00E16672">
          <w:t xml:space="preserve"> confidence</w:t>
        </w:r>
      </w:ins>
      <w:ins w:id="53" w:author="valdes" w:date="2016-11-03T11:38:00Z">
        <w:r w:rsidR="00BB144D">
          <w:t xml:space="preserve"> </w:t>
        </w:r>
      </w:ins>
      <w:ins w:id="54" w:author="valdes" w:date="2016-11-03T11:39:00Z">
        <w:r w:rsidR="00BB144D">
          <w:t xml:space="preserve">intervals. </w:t>
        </w:r>
      </w:ins>
      <w:ins w:id="55" w:author="valdes" w:date="2016-11-03T11:41:00Z">
        <w:r w:rsidR="00BB144D">
          <w:t>Bootstrapping consist</w:t>
        </w:r>
      </w:ins>
      <w:ins w:id="56" w:author="valdes" w:date="2016-11-03T17:01:00Z">
        <w:r w:rsidR="00E16672">
          <w:t>s</w:t>
        </w:r>
      </w:ins>
      <w:ins w:id="57" w:author="valdes" w:date="2016-11-03T11:41:00Z">
        <w:r w:rsidR="00BB144D">
          <w:t xml:space="preserve"> in estimating the properties of an estimator by resampl</w:t>
        </w:r>
      </w:ins>
      <w:ins w:id="58" w:author="valdes" w:date="2016-11-03T11:42:00Z">
        <w:r w:rsidR="00BB144D">
          <w:t xml:space="preserve">ing, with replacement, from a set of observations. </w:t>
        </w:r>
      </w:ins>
      <w:ins w:id="59" w:author="valdes" w:date="2016-11-03T11:48:00Z">
        <w:r w:rsidR="0056621E">
          <w:t xml:space="preserve">The key assumption is that </w:t>
        </w:r>
      </w:ins>
      <w:ins w:id="60" w:author="valdes" w:date="2016-11-03T11:49:00Z">
        <w:r w:rsidR="0056621E">
          <w:t xml:space="preserve">the observed distribution of a given sample approximates the underling </w:t>
        </w:r>
      </w:ins>
      <w:ins w:id="61" w:author="valdes" w:date="2016-11-03T11:54:00Z">
        <w:r w:rsidR="002F12C0">
          <w:t xml:space="preserve">population </w:t>
        </w:r>
      </w:ins>
      <w:ins w:id="62" w:author="valdes" w:date="2016-11-03T11:49:00Z">
        <w:r w:rsidR="0056621E">
          <w:t xml:space="preserve">distribution from which the sample is drawn. </w:t>
        </w:r>
      </w:ins>
      <w:ins w:id="63" w:author="valdes" w:date="2016-11-03T17:02:00Z">
        <w:r w:rsidR="00E16672">
          <w:t>Therefore, correct CI are derived by resampling both the EC50 and the par</w:t>
        </w:r>
      </w:ins>
      <w:ins w:id="64" w:author="valdes" w:date="2016-11-03T17:03:00Z">
        <w:r w:rsidR="00E16672">
          <w:t>ameters or the log-log model.</w:t>
        </w:r>
      </w:ins>
    </w:p>
    <w:p w14:paraId="72D828F0" w14:textId="2F73E1D6" w:rsidR="00E16672" w:rsidRDefault="00E16672" w:rsidP="00A2742E">
      <w:pPr>
        <w:spacing w:line="480" w:lineRule="auto"/>
        <w:jc w:val="both"/>
        <w:rPr>
          <w:ins w:id="65" w:author="valdes" w:date="2016-11-03T11:50:00Z"/>
        </w:rPr>
      </w:pPr>
      <w:ins w:id="66" w:author="valdes" w:date="2016-11-03T17:03:00Z">
        <w:r>
          <w:t>The resampling of the EC50 is performed in two steps as for some observations</w:t>
        </w:r>
      </w:ins>
      <w:ins w:id="67" w:author="valdes" w:date="2016-11-03T17:04:00Z">
        <w:r>
          <w:t xml:space="preserve"> the </w:t>
        </w:r>
        <w:r w:rsidR="009169AB">
          <w:t>standar</w:t>
        </w:r>
      </w:ins>
      <w:ins w:id="68" w:author="valdes" w:date="2016-11-03T17:13:00Z">
        <w:r w:rsidR="009169AB">
          <w:t>d deviation in the dose response</w:t>
        </w:r>
      </w:ins>
      <w:ins w:id="69" w:author="valdes" w:date="2016-11-03T17:04:00Z">
        <w:r>
          <w:t xml:space="preserve"> is relatively high, resulting in negative EC50</w:t>
        </w:r>
      </w:ins>
      <w:ins w:id="70" w:author="valdes" w:date="2016-11-03T17:05:00Z">
        <w:r>
          <w:t xml:space="preserve">. </w:t>
        </w:r>
        <w:r w:rsidR="009169AB">
          <w:t>T</w:t>
        </w:r>
        <w:r>
          <w:t>his leads to NAs when taking logs. Therefore, a first sample of size</w:t>
        </w:r>
      </w:ins>
      <w:ins w:id="71" w:author="valdes" w:date="2016-11-03T17:06:00Z">
        <w:r>
          <w:t xml:space="preserve"> 1e5*2 is drawn from a normal distribution with t</w:t>
        </w:r>
      </w:ins>
      <w:ins w:id="72" w:author="valdes" w:date="2016-11-03T17:07:00Z">
        <w:r>
          <w:t xml:space="preserve">he EC50 and its standard deviation as </w:t>
        </w:r>
      </w:ins>
      <w:ins w:id="73" w:author="valdes" w:date="2016-11-03T17:08:00Z">
        <w:r w:rsidR="009169AB">
          <w:t>parameters. Subsequently, after dropping the negative values, 1e5 observations are finally draw</w:t>
        </w:r>
      </w:ins>
      <w:ins w:id="74" w:author="valdes" w:date="2016-11-03T17:09:00Z">
        <w:r w:rsidR="009169AB">
          <w:t>n</w:t>
        </w:r>
      </w:ins>
      <w:ins w:id="75" w:author="valdes" w:date="2016-11-03T17:14:00Z">
        <w:r w:rsidR="009169AB">
          <w:t xml:space="preserve"> with replacement</w:t>
        </w:r>
      </w:ins>
      <w:ins w:id="76" w:author="valdes" w:date="2016-11-03T17:09:00Z">
        <w:r w:rsidR="009169AB">
          <w:t xml:space="preserve">. </w:t>
        </w:r>
      </w:ins>
      <w:ins w:id="77" w:author="valdes" w:date="2016-11-03T17:14:00Z">
        <w:r w:rsidR="009169AB">
          <w:t xml:space="preserve">It should be noted that </w:t>
        </w:r>
      </w:ins>
      <w:ins w:id="78" w:author="valdes" w:date="2016-11-03T17:09:00Z">
        <w:r w:rsidR="009169AB">
          <w:t>dropping the negative EC</w:t>
        </w:r>
      </w:ins>
      <w:ins w:id="79" w:author="valdes" w:date="2016-11-03T17:15:00Z">
        <w:r w:rsidR="009169AB">
          <w:t>50</w:t>
        </w:r>
      </w:ins>
      <w:ins w:id="80" w:author="valdes" w:date="2016-11-03T17:09:00Z">
        <w:r w:rsidR="009169AB">
          <w:t xml:space="preserve"> introduces a bias</w:t>
        </w:r>
      </w:ins>
      <w:ins w:id="81" w:author="valdes" w:date="2016-11-03T17:10:00Z">
        <w:r w:rsidR="009169AB">
          <w:t>.</w:t>
        </w:r>
      </w:ins>
    </w:p>
    <w:p w14:paraId="6ACE5086" w14:textId="77777777" w:rsidR="00C4506F" w:rsidRDefault="00BB144D" w:rsidP="00A2742E">
      <w:pPr>
        <w:spacing w:line="480" w:lineRule="auto"/>
        <w:jc w:val="both"/>
        <w:rPr>
          <w:ins w:id="82" w:author="valdes" w:date="2016-11-03T12:05:00Z"/>
        </w:rPr>
      </w:pPr>
      <w:ins w:id="83" w:author="valdes" w:date="2016-11-03T11:43:00Z">
        <w:r>
          <w:t>Firstly, the variance-covariance of the regression</w:t>
        </w:r>
      </w:ins>
      <w:ins w:id="84" w:author="valdes" w:date="2016-11-03T11:47:00Z">
        <w:r w:rsidR="0056621E">
          <w:t xml:space="preserve"> parameters</w:t>
        </w:r>
      </w:ins>
      <w:ins w:id="85" w:author="valdes" w:date="2016-11-03T11:43:00Z">
        <w:r>
          <w:t xml:space="preserve"> was </w:t>
        </w:r>
      </w:ins>
      <w:ins w:id="86" w:author="valdes" w:date="2016-11-03T11:44:00Z">
        <w:r>
          <w:t>estimated.</w:t>
        </w:r>
      </w:ins>
    </w:p>
    <w:p w14:paraId="1843D658" w14:textId="18962C6D" w:rsidR="00CE4665" w:rsidRDefault="00C4506F" w:rsidP="00A2742E">
      <w:pPr>
        <w:spacing w:line="480" w:lineRule="auto"/>
        <w:jc w:val="both"/>
        <w:rPr>
          <w:ins w:id="87" w:author="valdes" w:date="2016-11-03T12:18:00Z"/>
        </w:rPr>
      </w:pPr>
      <w:ins w:id="88" w:author="valdes" w:date="2016-11-03T12:07:00Z">
        <w:r>
          <w:t xml:space="preserve">Subsequently </w:t>
        </w:r>
      </w:ins>
      <w:ins w:id="89" w:author="valdes" w:date="2016-11-03T12:08:00Z">
        <w:r w:rsidR="00CE4665">
          <w:t xml:space="preserve">a sample </w:t>
        </w:r>
        <w:r>
          <w:t xml:space="preserve">of </w:t>
        </w:r>
      </w:ins>
      <w:ins w:id="90" w:author="valdes" w:date="2016-11-03T12:07:00Z">
        <w:r>
          <w:t>1e50 combination</w:t>
        </w:r>
      </w:ins>
      <w:ins w:id="91" w:author="valdes" w:date="2016-11-03T17:16:00Z">
        <w:r w:rsidR="009169AB">
          <w:t>s</w:t>
        </w:r>
      </w:ins>
      <w:ins w:id="92" w:author="valdes" w:date="2016-11-03T12:07:00Z">
        <w:r>
          <w:t xml:space="preserve"> </w:t>
        </w:r>
      </w:ins>
      <w:ins w:id="93" w:author="valdes" w:date="2016-11-03T12:08:00Z">
        <w:r>
          <w:t xml:space="preserve">of linear regression parameters were </w:t>
        </w:r>
      </w:ins>
      <w:ins w:id="94" w:author="valdes" w:date="2016-11-03T17:17:00Z">
        <w:r w:rsidR="009169AB">
          <w:t>drawn</w:t>
        </w:r>
      </w:ins>
      <w:ins w:id="95" w:author="valdes" w:date="2016-11-03T12:08:00Z">
        <w:r>
          <w:t xml:space="preserve"> from</w:t>
        </w:r>
      </w:ins>
      <w:ins w:id="96" w:author="valdes" w:date="2016-11-03T12:09:00Z">
        <w:r>
          <w:t xml:space="preserve"> </w:t>
        </w:r>
      </w:ins>
      <w:ins w:id="97" w:author="valdes" w:date="2016-11-03T12:10:00Z">
        <w:r>
          <w:t>a 2 dimensional normal distribution, using</w:t>
        </w:r>
      </w:ins>
      <w:ins w:id="98" w:author="valdes" w:date="2016-11-03T12:18:00Z">
        <w:r w:rsidR="00CE4665">
          <w:t xml:space="preserve"> as parameters </w:t>
        </w:r>
      </w:ins>
      <w:ins w:id="99" w:author="valdes" w:date="2016-11-03T12:10:00Z">
        <w:r>
          <w:t>the variance-covariance</w:t>
        </w:r>
      </w:ins>
      <w:ins w:id="100" w:author="valdes" w:date="2016-11-03T12:18:00Z">
        <w:r w:rsidR="009169AB">
          <w:t xml:space="preserve"> </w:t>
        </w:r>
      </w:ins>
      <w:ins w:id="101" w:author="valdes" w:date="2016-11-03T17:17:00Z">
        <w:r w:rsidR="009169AB">
          <w:t>matrix of the log-log regression</w:t>
        </w:r>
      </w:ins>
      <w:ins w:id="102" w:author="valdes" w:date="2016-11-03T12:18:00Z">
        <w:r w:rsidR="00CE4665">
          <w:t>.</w:t>
        </w:r>
      </w:ins>
      <w:ins w:id="103" w:author="valdes" w:date="2016-11-03T12:20:00Z">
        <w:r w:rsidR="00CE4665">
          <w:t xml:space="preserve"> Combining the two yields a sample of 1e50 predicted </w:t>
        </w:r>
        <w:proofErr w:type="spellStart"/>
        <w:r w:rsidR="00CE4665">
          <w:t>Etest</w:t>
        </w:r>
        <w:proofErr w:type="spellEnd"/>
        <w:r w:rsidR="00CE4665">
          <w:t xml:space="preserve"> values, </w:t>
        </w:r>
      </w:ins>
      <w:ins w:id="104" w:author="valdes" w:date="2016-11-03T12:22:00Z">
        <w:r w:rsidR="00CE4665">
          <w:t>from which the 0.025 and 0.975 percentiles are computed to estimate 95% CI.</w:t>
        </w:r>
      </w:ins>
    </w:p>
    <w:p w14:paraId="52C6F7FC" w14:textId="7D82A423" w:rsidR="00A2742E" w:rsidRDefault="00CE4665" w:rsidP="00A2742E">
      <w:pPr>
        <w:spacing w:line="480" w:lineRule="auto"/>
        <w:jc w:val="both"/>
        <w:rPr>
          <w:ins w:id="105" w:author="valdes" w:date="2016-11-03T11:06:00Z"/>
        </w:rPr>
      </w:pPr>
      <w:ins w:id="106" w:author="valdes" w:date="2016-11-03T12:18:00Z">
        <w:r>
          <w:t xml:space="preserve"> </w:t>
        </w:r>
      </w:ins>
      <w:ins w:id="107" w:author="valdes" w:date="2016-11-03T12:10:00Z">
        <w:r w:rsidR="00C4506F">
          <w:t xml:space="preserve"> </w:t>
        </w:r>
      </w:ins>
      <w:ins w:id="108" w:author="valdes" w:date="2016-11-03T12:08:00Z">
        <w:r w:rsidR="00C4506F">
          <w:t xml:space="preserve"> </w:t>
        </w:r>
      </w:ins>
      <w:ins w:id="109" w:author="valdes" w:date="2016-11-03T11:44:00Z">
        <w:r w:rsidR="00BB144D">
          <w:t xml:space="preserve"> </w:t>
        </w:r>
      </w:ins>
      <w:ins w:id="110" w:author="valdes" w:date="2016-11-03T11:34:00Z">
        <w:r w:rsidR="00BB144D">
          <w:t xml:space="preserve"> </w:t>
        </w:r>
      </w:ins>
    </w:p>
    <w:p w14:paraId="2C7585F1" w14:textId="77777777" w:rsidR="00802133" w:rsidRDefault="00802133" w:rsidP="00802133">
      <w:pPr>
        <w:spacing w:line="480" w:lineRule="auto"/>
        <w:jc w:val="both"/>
        <w:rPr>
          <w:ins w:id="111" w:author="valdes" w:date="2016-11-02T19:32:00Z"/>
        </w:rPr>
      </w:pPr>
    </w:p>
    <w:p w14:paraId="4379A097" w14:textId="77777777" w:rsidR="00923047" w:rsidRPr="009D0DEF" w:rsidRDefault="00923047" w:rsidP="00264CB6">
      <w:pPr>
        <w:spacing w:line="480" w:lineRule="auto"/>
        <w:jc w:val="both"/>
      </w:pPr>
    </w:p>
    <w:p w14:paraId="6729BF3A" w14:textId="77777777" w:rsidR="001D62D1" w:rsidRDefault="001D62D1" w:rsidP="00A17D4C">
      <w:pPr>
        <w:spacing w:line="480" w:lineRule="auto"/>
        <w:jc w:val="both"/>
        <w:rPr>
          <w:rFonts w:ascii="Times New Roman" w:hAnsi="Times New Roman" w:cs="Times New Roman"/>
          <w:b/>
          <w:sz w:val="24"/>
          <w:szCs w:val="24"/>
        </w:rPr>
      </w:pPr>
    </w:p>
    <w:p w14:paraId="479A0A62" w14:textId="77777777" w:rsidR="000F5D03" w:rsidRPr="000F5D03" w:rsidRDefault="000F5D03" w:rsidP="00A17D4C">
      <w:pPr>
        <w:spacing w:line="480" w:lineRule="auto"/>
        <w:jc w:val="both"/>
        <w:rPr>
          <w:rFonts w:ascii="Times New Roman" w:hAnsi="Times New Roman" w:cs="Times New Roman"/>
          <w:b/>
          <w:sz w:val="24"/>
          <w:szCs w:val="24"/>
          <w:vertAlign w:val="subscript"/>
        </w:rPr>
      </w:pPr>
      <w:r>
        <w:rPr>
          <w:rFonts w:ascii="Times New Roman" w:hAnsi="Times New Roman" w:cs="Times New Roman"/>
          <w:b/>
          <w:sz w:val="24"/>
          <w:szCs w:val="24"/>
        </w:rPr>
        <w:lastRenderedPageBreak/>
        <w:t xml:space="preserve">Regression analysis of </w:t>
      </w:r>
      <w:proofErr w:type="spellStart"/>
      <w:r>
        <w:rPr>
          <w:rFonts w:ascii="Times New Roman" w:hAnsi="Times New Roman" w:cs="Times New Roman"/>
          <w:b/>
          <w:sz w:val="24"/>
          <w:szCs w:val="24"/>
        </w:rPr>
        <w:t>Etest</w:t>
      </w:r>
      <w:proofErr w:type="spellEnd"/>
      <w:r w:rsidR="004300CC">
        <w:rPr>
          <w:rFonts w:ascii="Times New Roman" w:hAnsi="Times New Roman" w:cs="Times New Roman"/>
          <w:b/>
          <w:sz w:val="24"/>
          <w:szCs w:val="24"/>
        </w:rPr>
        <w:t xml:space="preserve"> MIC and </w:t>
      </w:r>
      <w:proofErr w:type="spellStart"/>
      <w:r>
        <w:rPr>
          <w:rFonts w:ascii="Times New Roman" w:hAnsi="Times New Roman" w:cs="Times New Roman"/>
          <w:b/>
          <w:sz w:val="24"/>
          <w:szCs w:val="24"/>
        </w:rPr>
        <w:t>EC</w:t>
      </w:r>
      <w:r>
        <w:rPr>
          <w:rFonts w:ascii="Times New Roman" w:hAnsi="Times New Roman" w:cs="Times New Roman"/>
          <w:b/>
          <w:sz w:val="24"/>
          <w:szCs w:val="24"/>
          <w:vertAlign w:val="subscript"/>
        </w:rPr>
        <w:t>max</w:t>
      </w:r>
      <w:proofErr w:type="spellEnd"/>
    </w:p>
    <w:p w14:paraId="7B8D242B" w14:textId="77777777" w:rsidR="00080445" w:rsidRPr="000F5D03" w:rsidRDefault="005828EF" w:rsidP="00A17D4C">
      <w:pPr>
        <w:spacing w:line="480" w:lineRule="auto"/>
        <w:jc w:val="both"/>
        <w:rPr>
          <w:rFonts w:ascii="Times New Roman" w:hAnsi="Times New Roman" w:cs="Times New Roman"/>
          <w:b/>
          <w:sz w:val="24"/>
          <w:szCs w:val="24"/>
        </w:rPr>
      </w:pPr>
      <w:r>
        <w:rPr>
          <w:rFonts w:ascii="Times New Roman" w:hAnsi="Times New Roman" w:cs="Times New Roman"/>
          <w:sz w:val="24"/>
          <w:szCs w:val="24"/>
        </w:rPr>
        <w:t>The l</w:t>
      </w:r>
      <w:r w:rsidR="00EF6E7F">
        <w:rPr>
          <w:rFonts w:ascii="Times New Roman" w:hAnsi="Times New Roman" w:cs="Times New Roman"/>
          <w:sz w:val="24"/>
          <w:szCs w:val="24"/>
        </w:rPr>
        <w:t>f</w:t>
      </w:r>
      <w:r>
        <w:rPr>
          <w:rFonts w:ascii="Times New Roman" w:hAnsi="Times New Roman" w:cs="Times New Roman"/>
          <w:sz w:val="24"/>
          <w:szCs w:val="24"/>
        </w:rPr>
        <w:t xml:space="preserve">inear regression parameters </w:t>
      </w:r>
    </w:p>
    <w:p w14:paraId="70B18C44" w14:textId="77777777" w:rsidR="00A131AB" w:rsidRDefault="00A131AB"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Predictive modelling </w:t>
      </w:r>
    </w:p>
    <w:p w14:paraId="665EF646" w14:textId="77777777" w:rsidR="00896F85" w:rsidRPr="00A131AB" w:rsidRDefault="00A131AB" w:rsidP="00A17D4C">
      <w:pPr>
        <w:spacing w:line="480" w:lineRule="auto"/>
        <w:jc w:val="both"/>
        <w:rPr>
          <w:rFonts w:ascii="Times New Roman" w:eastAsiaTheme="minorEastAsia" w:hAnsi="Times New Roman" w:cs="Times New Roman"/>
        </w:rPr>
      </w:pPr>
      <w:r>
        <w:rPr>
          <w:rFonts w:ascii="Times New Roman" w:hAnsi="Times New Roman" w:cs="Times New Roman"/>
          <w:b/>
          <w:sz w:val="24"/>
          <w:szCs w:val="24"/>
        </w:rPr>
        <w:t xml:space="preserve">Validation of the predicted </w:t>
      </w:r>
      <w:r w:rsidR="00683A49">
        <w:rPr>
          <w:rFonts w:ascii="Times New Roman" w:hAnsi="Times New Roman" w:cs="Times New Roman"/>
          <w:b/>
          <w:sz w:val="24"/>
          <w:szCs w:val="24"/>
        </w:rPr>
        <w:t xml:space="preserve">MIC </w:t>
      </w:r>
      <w:r>
        <w:rPr>
          <w:rFonts w:ascii="Times New Roman" w:hAnsi="Times New Roman" w:cs="Times New Roman"/>
          <w:b/>
          <w:sz w:val="24"/>
          <w:szCs w:val="24"/>
        </w:rPr>
        <w:t>estimates</w:t>
      </w:r>
      <w:r w:rsidR="00683A49">
        <w:rPr>
          <w:rFonts w:ascii="Times New Roman" w:hAnsi="Times New Roman" w:cs="Times New Roman"/>
          <w:b/>
          <w:sz w:val="24"/>
          <w:szCs w:val="24"/>
        </w:rPr>
        <w:t xml:space="preserve"> </w:t>
      </w:r>
    </w:p>
    <w:p w14:paraId="641AD915" w14:textId="77777777" w:rsidR="007D6550" w:rsidRPr="008F0B93" w:rsidRDefault="007D6550" w:rsidP="00A17D4C">
      <w:pPr>
        <w:spacing w:line="480" w:lineRule="auto"/>
        <w:jc w:val="both"/>
        <w:rPr>
          <w:rFonts w:ascii="Times New Roman" w:hAnsi="Times New Roman" w:cs="Times New Roman"/>
          <w:sz w:val="24"/>
          <w:szCs w:val="24"/>
        </w:rPr>
      </w:pPr>
      <w:r w:rsidRPr="008F0B93">
        <w:rPr>
          <w:rFonts w:ascii="Times New Roman" w:hAnsi="Times New Roman" w:cs="Times New Roman"/>
          <w:sz w:val="24"/>
          <w:szCs w:val="24"/>
        </w:rPr>
        <w:t>Match the S, I, R classes to s</w:t>
      </w:r>
      <w:r w:rsidR="0064693A">
        <w:rPr>
          <w:rFonts w:ascii="Times New Roman" w:hAnsi="Times New Roman" w:cs="Times New Roman"/>
          <w:sz w:val="24"/>
          <w:szCs w:val="24"/>
        </w:rPr>
        <w:t xml:space="preserve">ee sensitivity and specificity. </w:t>
      </w:r>
      <w:r w:rsidRPr="008F0B93">
        <w:rPr>
          <w:rFonts w:ascii="Times New Roman" w:hAnsi="Times New Roman" w:cs="Times New Roman"/>
          <w:sz w:val="24"/>
          <w:szCs w:val="24"/>
        </w:rPr>
        <w:t xml:space="preserve">Calculate the coefficient of variation between three independent experiments and the fold change deviation from </w:t>
      </w:r>
      <w:proofErr w:type="spellStart"/>
      <w:r w:rsidRPr="008F0B93">
        <w:rPr>
          <w:rFonts w:ascii="Times New Roman" w:hAnsi="Times New Roman" w:cs="Times New Roman"/>
          <w:sz w:val="24"/>
          <w:szCs w:val="24"/>
        </w:rPr>
        <w:t>Etest</w:t>
      </w:r>
      <w:proofErr w:type="spellEnd"/>
      <w:r w:rsidRPr="008F0B93">
        <w:rPr>
          <w:rFonts w:ascii="Times New Roman" w:hAnsi="Times New Roman" w:cs="Times New Roman"/>
          <w:sz w:val="24"/>
          <w:szCs w:val="24"/>
        </w:rPr>
        <w:t>.</w:t>
      </w:r>
    </w:p>
    <w:p w14:paraId="7506EBEB" w14:textId="77777777" w:rsidR="007078E3" w:rsidRPr="00A131AB" w:rsidRDefault="007078E3" w:rsidP="00A17D4C">
      <w:pPr>
        <w:spacing w:line="480" w:lineRule="auto"/>
        <w:jc w:val="both"/>
        <w:rPr>
          <w:rFonts w:ascii="Times New Roman" w:eastAsiaTheme="minorEastAsia" w:hAnsi="Times New Roman" w:cs="Times New Roman"/>
        </w:rPr>
      </w:pPr>
      <w:r>
        <w:rPr>
          <w:rFonts w:ascii="Times New Roman" w:hAnsi="Times New Roman" w:cs="Times New Roman"/>
          <w:b/>
          <w:sz w:val="24"/>
          <w:szCs w:val="24"/>
        </w:rPr>
        <w:t xml:space="preserve">Benchmarking the predicted MIC estimates </w:t>
      </w:r>
    </w:p>
    <w:p w14:paraId="259588CA" w14:textId="77777777" w:rsidR="006D4EF1" w:rsidRDefault="006D4EF1"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RESULTS</w:t>
      </w:r>
    </w:p>
    <w:p w14:paraId="74AD6EF1" w14:textId="77777777" w:rsidR="004101F5" w:rsidRPr="004B316F" w:rsidRDefault="004101F5" w:rsidP="004101F5">
      <w:pPr>
        <w:spacing w:line="480" w:lineRule="auto"/>
        <w:jc w:val="both"/>
        <w:rPr>
          <w:rFonts w:ascii="Times New Roman" w:hAnsi="Times New Roman" w:cs="Times New Roman"/>
          <w:b/>
          <w:sz w:val="24"/>
          <w:szCs w:val="24"/>
        </w:rPr>
      </w:pPr>
      <w:r w:rsidRPr="004B316F">
        <w:rPr>
          <w:rFonts w:ascii="Times New Roman" w:hAnsi="Times New Roman" w:cs="Times New Roman"/>
          <w:b/>
          <w:sz w:val="24"/>
          <w:szCs w:val="24"/>
        </w:rPr>
        <w:t xml:space="preserve">Time kill curve analysis </w:t>
      </w:r>
    </w:p>
    <w:p w14:paraId="3C861148" w14:textId="77777777" w:rsidR="004101F5" w:rsidRDefault="004101F5" w:rsidP="004101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WHO panel contains well characterized strains of resistant and susceptible nature. Each strain was exposed for six hours to azithromycin, gentamicin, ciprofloxacin, ceftriaxone, </w:t>
      </w:r>
      <w:proofErr w:type="spellStart"/>
      <w:r>
        <w:rPr>
          <w:rFonts w:ascii="Times New Roman" w:hAnsi="Times New Roman" w:cs="Times New Roman"/>
          <w:sz w:val="24"/>
          <w:szCs w:val="24"/>
        </w:rPr>
        <w:t>cefixime</w:t>
      </w:r>
      <w:proofErr w:type="spellEnd"/>
      <w:r>
        <w:rPr>
          <w:rFonts w:ascii="Times New Roman" w:hAnsi="Times New Roman" w:cs="Times New Roman"/>
          <w:sz w:val="24"/>
          <w:szCs w:val="24"/>
        </w:rPr>
        <w:t xml:space="preserve">, tetracycline, penicillin and </w:t>
      </w:r>
      <w:proofErr w:type="spellStart"/>
      <w:r>
        <w:rPr>
          <w:rFonts w:ascii="Times New Roman" w:hAnsi="Times New Roman" w:cs="Times New Roman"/>
          <w:sz w:val="24"/>
          <w:szCs w:val="24"/>
        </w:rPr>
        <w:t>spectinomycin</w:t>
      </w:r>
      <w:proofErr w:type="spellEnd"/>
      <w:r>
        <w:rPr>
          <w:rFonts w:ascii="Times New Roman" w:hAnsi="Times New Roman" w:cs="Times New Roman"/>
          <w:sz w:val="24"/>
          <w:szCs w:val="24"/>
        </w:rPr>
        <w:t xml:space="preserve">. No visual turbidity was identified in the untreated controls, after adding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a bright pink fluorescent colour developed. Wells containing the positive control or lethal concentrations of antimicrobials remained dark blue.</w:t>
      </w:r>
    </w:p>
    <w:p w14:paraId="7E51C933" w14:textId="77777777" w:rsidR="004101F5" w:rsidRDefault="004B316F" w:rsidP="004101F5">
      <w:pPr>
        <w:spacing w:line="480" w:lineRule="auto"/>
        <w:jc w:val="both"/>
        <w:rPr>
          <w:rFonts w:ascii="Times New Roman" w:hAnsi="Times New Roman" w:cs="Times New Roman"/>
          <w:b/>
          <w:sz w:val="24"/>
          <w:szCs w:val="24"/>
        </w:rPr>
      </w:pPr>
      <w:r>
        <w:rPr>
          <w:rFonts w:ascii="Times New Roman" w:hAnsi="Times New Roman" w:cs="Times New Roman"/>
          <w:b/>
          <w:sz w:val="24"/>
          <w:szCs w:val="24"/>
        </w:rPr>
        <w:t>Regression analysis</w:t>
      </w:r>
    </w:p>
    <w:p w14:paraId="22A0A5C3" w14:textId="4C8877DF" w:rsidR="00593594" w:rsidRDefault="0064693A" w:rsidP="00EF20B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Dose response curves were </w:t>
      </w:r>
      <w:r w:rsidR="001D531D">
        <w:rPr>
          <w:rFonts w:ascii="Times New Roman" w:hAnsi="Times New Roman" w:cs="Times New Roman"/>
          <w:sz w:val="24"/>
          <w:szCs w:val="24"/>
        </w:rPr>
        <w:t>analysed</w:t>
      </w:r>
      <w:r>
        <w:rPr>
          <w:rFonts w:ascii="Times New Roman" w:hAnsi="Times New Roman" w:cs="Times New Roman"/>
          <w:sz w:val="24"/>
          <w:szCs w:val="24"/>
        </w:rPr>
        <w:t xml:space="preserve"> for 124 </w:t>
      </w:r>
      <w:r w:rsidRPr="0064693A">
        <w:rPr>
          <w:rFonts w:ascii="Times New Roman" w:hAnsi="Times New Roman" w:cs="Times New Roman"/>
          <w:i/>
          <w:sz w:val="24"/>
          <w:szCs w:val="24"/>
        </w:rPr>
        <w:t xml:space="preserve">N. </w:t>
      </w:r>
      <w:proofErr w:type="spellStart"/>
      <w:r w:rsidRPr="0064693A">
        <w:rPr>
          <w:rFonts w:ascii="Times New Roman" w:hAnsi="Times New Roman" w:cs="Times New Roman"/>
          <w:i/>
          <w:sz w:val="24"/>
          <w:szCs w:val="24"/>
        </w:rPr>
        <w:t>gonorrhoea</w:t>
      </w:r>
      <w:r>
        <w:rPr>
          <w:rFonts w:ascii="Times New Roman" w:hAnsi="Times New Roman" w:cs="Times New Roman"/>
          <w:sz w:val="24"/>
          <w:szCs w:val="24"/>
        </w:rPr>
        <w:t>e</w:t>
      </w:r>
      <w:proofErr w:type="spellEnd"/>
      <w:r>
        <w:rPr>
          <w:rFonts w:ascii="Times New Roman" w:hAnsi="Times New Roman" w:cs="Times New Roman"/>
          <w:sz w:val="24"/>
          <w:szCs w:val="24"/>
        </w:rPr>
        <w:t xml:space="preserve"> strains </w:t>
      </w:r>
      <w:r w:rsidR="001D531D">
        <w:rPr>
          <w:rFonts w:ascii="Times New Roman" w:hAnsi="Times New Roman" w:cs="Times New Roman"/>
          <w:sz w:val="24"/>
          <w:szCs w:val="24"/>
        </w:rPr>
        <w:t xml:space="preserve">in eight antimicrobials. </w:t>
      </w:r>
      <w:r w:rsidR="00B0573F">
        <w:rPr>
          <w:rFonts w:ascii="Times New Roman" w:hAnsi="Times New Roman" w:cs="Times New Roman"/>
          <w:sz w:val="24"/>
          <w:szCs w:val="24"/>
        </w:rPr>
        <w:t xml:space="preserve">The slopes of the </w:t>
      </w:r>
      <w:proofErr w:type="spellStart"/>
      <w:r w:rsidR="00B0573F">
        <w:rPr>
          <w:rFonts w:ascii="Times New Roman" w:hAnsi="Times New Roman" w:cs="Times New Roman"/>
          <w:sz w:val="24"/>
          <w:szCs w:val="24"/>
        </w:rPr>
        <w:t>pharmacodynamic</w:t>
      </w:r>
      <w:proofErr w:type="spellEnd"/>
      <w:r w:rsidR="00B0573F">
        <w:rPr>
          <w:rFonts w:ascii="Times New Roman" w:hAnsi="Times New Roman" w:cs="Times New Roman"/>
          <w:sz w:val="24"/>
          <w:szCs w:val="24"/>
        </w:rPr>
        <w:t xml:space="preserve"> functions (</w:t>
      </w:r>
      <w:r w:rsidR="00B0573F" w:rsidRPr="00EF20B1">
        <w:rPr>
          <w:rFonts w:ascii="Times New Roman" w:hAnsi="Times New Roman" w:cs="Times New Roman"/>
          <w:i/>
          <w:sz w:val="24"/>
          <w:szCs w:val="24"/>
        </w:rPr>
        <w:t>k</w:t>
      </w:r>
      <w:r w:rsidR="00B0573F">
        <w:rPr>
          <w:rFonts w:ascii="Times New Roman" w:hAnsi="Times New Roman" w:cs="Times New Roman"/>
          <w:sz w:val="24"/>
          <w:szCs w:val="24"/>
        </w:rPr>
        <w:t xml:space="preserve">) were compared across all samples. The median of this parameter gradually </w:t>
      </w:r>
      <w:r w:rsidR="00C4260D">
        <w:rPr>
          <w:rFonts w:ascii="Times New Roman" w:hAnsi="Times New Roman" w:cs="Times New Roman"/>
          <w:sz w:val="24"/>
          <w:szCs w:val="24"/>
        </w:rPr>
        <w:t>increased</w:t>
      </w:r>
      <w:r w:rsidR="00B0573F">
        <w:rPr>
          <w:rFonts w:ascii="Times New Roman" w:hAnsi="Times New Roman" w:cs="Times New Roman"/>
          <w:sz w:val="24"/>
          <w:szCs w:val="24"/>
        </w:rPr>
        <w:t xml:space="preserve"> from ceftriaxone</w:t>
      </w:r>
      <w:r w:rsidR="002A3CD9">
        <w:rPr>
          <w:rFonts w:ascii="Times New Roman" w:hAnsi="Times New Roman" w:cs="Times New Roman"/>
          <w:sz w:val="24"/>
          <w:szCs w:val="24"/>
        </w:rPr>
        <w:t xml:space="preserve"> (1.1) to</w:t>
      </w:r>
      <w:r w:rsidR="00B0573F">
        <w:rPr>
          <w:rFonts w:ascii="Times New Roman" w:hAnsi="Times New Roman" w:cs="Times New Roman"/>
          <w:sz w:val="24"/>
          <w:szCs w:val="24"/>
        </w:rPr>
        <w:t xml:space="preserve"> </w:t>
      </w:r>
      <w:proofErr w:type="spellStart"/>
      <w:r w:rsidR="00B0573F">
        <w:rPr>
          <w:rFonts w:ascii="Times New Roman" w:hAnsi="Times New Roman" w:cs="Times New Roman"/>
          <w:sz w:val="24"/>
          <w:szCs w:val="24"/>
        </w:rPr>
        <w:t>cefixime</w:t>
      </w:r>
      <w:proofErr w:type="spellEnd"/>
      <w:r w:rsidR="002A3CD9">
        <w:rPr>
          <w:rFonts w:ascii="Times New Roman" w:hAnsi="Times New Roman" w:cs="Times New Roman"/>
          <w:sz w:val="24"/>
          <w:szCs w:val="24"/>
        </w:rPr>
        <w:t xml:space="preserve"> (1.3)</w:t>
      </w:r>
      <w:r w:rsidR="00B0573F">
        <w:rPr>
          <w:rFonts w:ascii="Times New Roman" w:hAnsi="Times New Roman" w:cs="Times New Roman"/>
          <w:sz w:val="24"/>
          <w:szCs w:val="24"/>
        </w:rPr>
        <w:t xml:space="preserve">, </w:t>
      </w:r>
      <w:r w:rsidR="002A3CD9">
        <w:rPr>
          <w:rFonts w:ascii="Times New Roman" w:hAnsi="Times New Roman" w:cs="Times New Roman"/>
          <w:sz w:val="24"/>
          <w:szCs w:val="24"/>
        </w:rPr>
        <w:t xml:space="preserve">tetracycline (1.95), </w:t>
      </w:r>
      <w:proofErr w:type="gramStart"/>
      <w:r w:rsidR="002A3CD9">
        <w:rPr>
          <w:rFonts w:ascii="Times New Roman" w:hAnsi="Times New Roman" w:cs="Times New Roman"/>
          <w:sz w:val="24"/>
          <w:szCs w:val="24"/>
        </w:rPr>
        <w:t>penicillin</w:t>
      </w:r>
      <w:proofErr w:type="gramEnd"/>
      <w:r w:rsidR="002A3CD9">
        <w:rPr>
          <w:rFonts w:ascii="Times New Roman" w:hAnsi="Times New Roman" w:cs="Times New Roman"/>
          <w:sz w:val="24"/>
          <w:szCs w:val="24"/>
        </w:rPr>
        <w:t xml:space="preserve"> G (2.1), azithromycin (2.1), </w:t>
      </w:r>
      <w:proofErr w:type="spellStart"/>
      <w:r w:rsidR="002A3CD9">
        <w:rPr>
          <w:rFonts w:ascii="Times New Roman" w:hAnsi="Times New Roman" w:cs="Times New Roman"/>
          <w:sz w:val="24"/>
          <w:szCs w:val="24"/>
        </w:rPr>
        <w:t>spectinomycin</w:t>
      </w:r>
      <w:proofErr w:type="spellEnd"/>
      <w:r w:rsidR="002A3CD9">
        <w:rPr>
          <w:rFonts w:ascii="Times New Roman" w:hAnsi="Times New Roman" w:cs="Times New Roman"/>
          <w:sz w:val="24"/>
          <w:szCs w:val="24"/>
        </w:rPr>
        <w:t xml:space="preserve"> (2.4) and </w:t>
      </w:r>
      <w:r w:rsidR="00E016A1">
        <w:rPr>
          <w:rFonts w:ascii="Times New Roman" w:hAnsi="Times New Roman" w:cs="Times New Roman"/>
          <w:sz w:val="24"/>
          <w:szCs w:val="24"/>
        </w:rPr>
        <w:t xml:space="preserve">was highest for </w:t>
      </w:r>
      <w:r w:rsidR="002A3CD9">
        <w:rPr>
          <w:rFonts w:ascii="Times New Roman" w:hAnsi="Times New Roman" w:cs="Times New Roman"/>
          <w:sz w:val="24"/>
          <w:szCs w:val="24"/>
        </w:rPr>
        <w:t xml:space="preserve">gentamicin (3.1). </w:t>
      </w:r>
      <w:commentRangeStart w:id="112"/>
      <w:r w:rsidR="00C4260D">
        <w:rPr>
          <w:rFonts w:ascii="Times New Roman" w:hAnsi="Times New Roman" w:cs="Times New Roman"/>
          <w:sz w:val="24"/>
          <w:szCs w:val="24"/>
        </w:rPr>
        <w:t>A</w:t>
      </w:r>
      <w:commentRangeEnd w:id="112"/>
      <w:r w:rsidR="009A4F7D">
        <w:rPr>
          <w:rStyle w:val="CommentReference"/>
        </w:rPr>
        <w:commentReference w:id="112"/>
      </w:r>
      <w:r w:rsidR="00C4260D">
        <w:rPr>
          <w:rFonts w:ascii="Times New Roman" w:hAnsi="Times New Roman" w:cs="Times New Roman"/>
          <w:sz w:val="24"/>
          <w:szCs w:val="24"/>
        </w:rPr>
        <w:t xml:space="preserve"> pairwise t-test showed that the differences between those groups were significant except for those with very similar means such as penicillin G and azithromycin. Furthermore</w:t>
      </w:r>
      <w:ins w:id="113" w:author="valdes" w:date="2016-11-02T18:42:00Z">
        <w:r w:rsidR="00462474">
          <w:rPr>
            <w:rFonts w:ascii="Times New Roman" w:hAnsi="Times New Roman" w:cs="Times New Roman"/>
            <w:sz w:val="24"/>
            <w:szCs w:val="24"/>
          </w:rPr>
          <w:t>,</w:t>
        </w:r>
      </w:ins>
      <w:r w:rsidR="00C4260D">
        <w:rPr>
          <w:rFonts w:ascii="Times New Roman" w:hAnsi="Times New Roman" w:cs="Times New Roman"/>
          <w:sz w:val="24"/>
          <w:szCs w:val="24"/>
        </w:rPr>
        <w:t xml:space="preserve"> hierarchical</w:t>
      </w:r>
      <w:r w:rsidR="00B0573F">
        <w:rPr>
          <w:rFonts w:ascii="Times New Roman" w:hAnsi="Times New Roman" w:cs="Times New Roman"/>
          <w:sz w:val="24"/>
          <w:szCs w:val="24"/>
        </w:rPr>
        <w:t xml:space="preserve"> clustering revealed that</w:t>
      </w:r>
      <w:r w:rsidR="00551DC0">
        <w:rPr>
          <w:rFonts w:ascii="Times New Roman" w:hAnsi="Times New Roman" w:cs="Times New Roman"/>
          <w:sz w:val="24"/>
          <w:szCs w:val="24"/>
        </w:rPr>
        <w:t xml:space="preserve"> data can be grouped in three main clusters.</w:t>
      </w:r>
      <w:r w:rsidR="00B0573F">
        <w:rPr>
          <w:rFonts w:ascii="Times New Roman" w:hAnsi="Times New Roman" w:cs="Times New Roman"/>
          <w:sz w:val="24"/>
          <w:szCs w:val="24"/>
        </w:rPr>
        <w:t xml:space="preserve"> </w:t>
      </w:r>
      <w:r w:rsidR="00551DC0">
        <w:rPr>
          <w:rFonts w:ascii="Times New Roman" w:hAnsi="Times New Roman" w:cs="Times New Roman"/>
          <w:sz w:val="24"/>
          <w:szCs w:val="24"/>
        </w:rPr>
        <w:lastRenderedPageBreak/>
        <w:t>T</w:t>
      </w:r>
      <w:r w:rsidR="00C4260D">
        <w:rPr>
          <w:rFonts w:ascii="Times New Roman" w:hAnsi="Times New Roman" w:cs="Times New Roman"/>
          <w:sz w:val="24"/>
          <w:szCs w:val="24"/>
        </w:rPr>
        <w:t xml:space="preserve">he </w:t>
      </w:r>
      <w:r w:rsidR="00B0573F">
        <w:rPr>
          <w:rFonts w:ascii="Times New Roman" w:hAnsi="Times New Roman" w:cs="Times New Roman"/>
          <w:sz w:val="24"/>
          <w:szCs w:val="24"/>
        </w:rPr>
        <w:t xml:space="preserve">beta lactams ceftriaxone, </w:t>
      </w:r>
      <w:proofErr w:type="spellStart"/>
      <w:r w:rsidR="00B0573F">
        <w:rPr>
          <w:rFonts w:ascii="Times New Roman" w:hAnsi="Times New Roman" w:cs="Times New Roman"/>
          <w:sz w:val="24"/>
          <w:szCs w:val="24"/>
        </w:rPr>
        <w:t>cefixime</w:t>
      </w:r>
      <w:proofErr w:type="spellEnd"/>
      <w:r w:rsidR="00B0573F">
        <w:rPr>
          <w:rFonts w:ascii="Times New Roman" w:hAnsi="Times New Roman" w:cs="Times New Roman"/>
          <w:sz w:val="24"/>
          <w:szCs w:val="24"/>
        </w:rPr>
        <w:t xml:space="preserve"> and </w:t>
      </w:r>
      <w:r w:rsidR="00C4260D">
        <w:rPr>
          <w:rFonts w:ascii="Times New Roman" w:hAnsi="Times New Roman" w:cs="Times New Roman"/>
          <w:sz w:val="24"/>
          <w:szCs w:val="24"/>
        </w:rPr>
        <w:t xml:space="preserve">penicillin G </w:t>
      </w:r>
      <w:r w:rsidR="00551DC0">
        <w:rPr>
          <w:rFonts w:ascii="Times New Roman" w:hAnsi="Times New Roman" w:cs="Times New Roman"/>
          <w:sz w:val="24"/>
          <w:szCs w:val="24"/>
        </w:rPr>
        <w:t>can be distinguished from the other antimicrobials</w:t>
      </w:r>
      <w:r w:rsidR="00C4260D">
        <w:rPr>
          <w:rFonts w:ascii="Times New Roman" w:hAnsi="Times New Roman" w:cs="Times New Roman"/>
          <w:sz w:val="24"/>
          <w:szCs w:val="24"/>
        </w:rPr>
        <w:t xml:space="preserve">. </w:t>
      </w:r>
      <w:r w:rsidR="00551DC0">
        <w:rPr>
          <w:rFonts w:ascii="Times New Roman" w:hAnsi="Times New Roman" w:cs="Times New Roman"/>
          <w:sz w:val="24"/>
          <w:szCs w:val="24"/>
        </w:rPr>
        <w:t xml:space="preserve"> Ciprofloxacin and gentamicin were found in the second cluster.  Tetracycline and </w:t>
      </w:r>
      <w:proofErr w:type="spellStart"/>
      <w:r w:rsidR="00551DC0">
        <w:rPr>
          <w:rFonts w:ascii="Times New Roman" w:hAnsi="Times New Roman" w:cs="Times New Roman"/>
          <w:sz w:val="24"/>
          <w:szCs w:val="24"/>
        </w:rPr>
        <w:t>spectinomycin</w:t>
      </w:r>
      <w:proofErr w:type="spellEnd"/>
      <w:r w:rsidR="00551DC0">
        <w:rPr>
          <w:rFonts w:ascii="Times New Roman" w:hAnsi="Times New Roman" w:cs="Times New Roman"/>
          <w:sz w:val="24"/>
          <w:szCs w:val="24"/>
        </w:rPr>
        <w:t xml:space="preserve"> were similar and in the same group as azithromycin. </w:t>
      </w:r>
      <w:r w:rsidR="00C96726">
        <w:rPr>
          <w:rFonts w:ascii="Times New Roman" w:hAnsi="Times New Roman" w:cs="Times New Roman"/>
          <w:sz w:val="24"/>
          <w:szCs w:val="24"/>
        </w:rPr>
        <w:t xml:space="preserve">No significant differences between resistant strains and susceptible strains were found. </w:t>
      </w:r>
      <w:r w:rsidR="00551DC0">
        <w:rPr>
          <w:rFonts w:ascii="Times New Roman" w:hAnsi="Times New Roman" w:cs="Times New Roman"/>
          <w:sz w:val="24"/>
          <w:szCs w:val="24"/>
        </w:rPr>
        <w:t xml:space="preserve"> </w:t>
      </w:r>
    </w:p>
    <w:p w14:paraId="0803E39D" w14:textId="77777777" w:rsidR="00444695" w:rsidRDefault="00B752EB"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linear regression was fit for each effect level from EC1 to EC99 for azithromycin, ciprofloxacin, ceftriaxone, </w:t>
      </w:r>
      <w:proofErr w:type="spellStart"/>
      <w:r>
        <w:rPr>
          <w:rFonts w:ascii="Times New Roman" w:hAnsi="Times New Roman" w:cs="Times New Roman"/>
          <w:sz w:val="24"/>
          <w:szCs w:val="24"/>
        </w:rPr>
        <w:t>cefixime</w:t>
      </w:r>
      <w:proofErr w:type="spellEnd"/>
      <w:r>
        <w:rPr>
          <w:rFonts w:ascii="Times New Roman" w:hAnsi="Times New Roman" w:cs="Times New Roman"/>
          <w:sz w:val="24"/>
          <w:szCs w:val="24"/>
        </w:rPr>
        <w:t>, tetracycline and penicillin G.</w:t>
      </w:r>
      <w:r w:rsidR="00444695">
        <w:rPr>
          <w:rFonts w:ascii="Times New Roman" w:hAnsi="Times New Roman" w:cs="Times New Roman"/>
          <w:sz w:val="24"/>
          <w:szCs w:val="24"/>
        </w:rPr>
        <w:t xml:space="preserve"> The </w:t>
      </w:r>
      <w:proofErr w:type="spellStart"/>
      <w:proofErr w:type="gramStart"/>
      <w:r w:rsidR="00444695">
        <w:rPr>
          <w:rFonts w:ascii="Times New Roman" w:hAnsi="Times New Roman" w:cs="Times New Roman"/>
          <w:sz w:val="24"/>
          <w:szCs w:val="24"/>
        </w:rPr>
        <w:t>pearson’s</w:t>
      </w:r>
      <w:proofErr w:type="spellEnd"/>
      <w:proofErr w:type="gramEnd"/>
      <w:r w:rsidR="00444695">
        <w:rPr>
          <w:rFonts w:ascii="Times New Roman" w:hAnsi="Times New Roman" w:cs="Times New Roman"/>
          <w:sz w:val="24"/>
          <w:szCs w:val="24"/>
        </w:rPr>
        <w:t xml:space="preserve"> correlation coefficient was calculate for each of these values (Figure S1).</w:t>
      </w:r>
      <w:r w:rsidR="003F4EFB">
        <w:rPr>
          <w:rFonts w:ascii="Times New Roman" w:hAnsi="Times New Roman" w:cs="Times New Roman"/>
          <w:sz w:val="24"/>
          <w:szCs w:val="24"/>
        </w:rPr>
        <w:t xml:space="preserve"> </w:t>
      </w:r>
      <w:r w:rsidR="00FB2905">
        <w:rPr>
          <w:rFonts w:ascii="Times New Roman" w:hAnsi="Times New Roman" w:cs="Times New Roman"/>
          <w:sz w:val="24"/>
          <w:szCs w:val="24"/>
        </w:rPr>
        <w:t xml:space="preserve">Meaningful linear regressions could not be fit for </w:t>
      </w:r>
      <w:proofErr w:type="spellStart"/>
      <w:r w:rsidR="00FB2905">
        <w:rPr>
          <w:rFonts w:ascii="Times New Roman" w:hAnsi="Times New Roman" w:cs="Times New Roman"/>
          <w:sz w:val="24"/>
          <w:szCs w:val="24"/>
        </w:rPr>
        <w:t>spectinomycin</w:t>
      </w:r>
      <w:proofErr w:type="spellEnd"/>
      <w:r w:rsidR="00FB2905">
        <w:rPr>
          <w:rFonts w:ascii="Times New Roman" w:hAnsi="Times New Roman" w:cs="Times New Roman"/>
          <w:sz w:val="24"/>
          <w:szCs w:val="24"/>
        </w:rPr>
        <w:t xml:space="preserve"> and gentamicin because the panel contained 94.4% and 100% susceptible strains respectively</w:t>
      </w:r>
      <w:r w:rsidR="00733D8B">
        <w:rPr>
          <w:rFonts w:ascii="Times New Roman" w:hAnsi="Times New Roman" w:cs="Times New Roman"/>
          <w:sz w:val="24"/>
          <w:szCs w:val="24"/>
        </w:rPr>
        <w:t>.</w:t>
      </w:r>
      <w:r w:rsidR="00444695">
        <w:rPr>
          <w:rFonts w:ascii="Times New Roman" w:hAnsi="Times New Roman" w:cs="Times New Roman"/>
          <w:sz w:val="24"/>
          <w:szCs w:val="24"/>
        </w:rPr>
        <w:t xml:space="preserve"> </w:t>
      </w:r>
      <w:r w:rsidR="00733D8B">
        <w:rPr>
          <w:rFonts w:ascii="Times New Roman" w:hAnsi="Times New Roman" w:cs="Times New Roman"/>
          <w:sz w:val="24"/>
          <w:szCs w:val="24"/>
        </w:rPr>
        <w:t xml:space="preserve"> Pearson c</w:t>
      </w:r>
      <w:r w:rsidR="00FB2905">
        <w:rPr>
          <w:rFonts w:ascii="Times New Roman" w:hAnsi="Times New Roman" w:cs="Times New Roman"/>
          <w:sz w:val="24"/>
          <w:szCs w:val="24"/>
        </w:rPr>
        <w:t xml:space="preserve">orrelation coefficients were </w:t>
      </w:r>
      <w:r w:rsidR="00042C1C">
        <w:rPr>
          <w:rFonts w:ascii="Times New Roman" w:hAnsi="Times New Roman" w:cs="Times New Roman"/>
          <w:sz w:val="24"/>
          <w:szCs w:val="24"/>
        </w:rPr>
        <w:t>highest</w:t>
      </w:r>
      <w:r w:rsidR="00FB2905">
        <w:rPr>
          <w:rFonts w:ascii="Times New Roman" w:hAnsi="Times New Roman" w:cs="Times New Roman"/>
          <w:sz w:val="24"/>
          <w:szCs w:val="24"/>
        </w:rPr>
        <w:t xml:space="preserve"> for ciprofloxacin</w:t>
      </w:r>
      <w:r w:rsidR="00042C1C">
        <w:rPr>
          <w:rFonts w:ascii="Times New Roman" w:hAnsi="Times New Roman" w:cs="Times New Roman"/>
          <w:sz w:val="24"/>
          <w:szCs w:val="24"/>
        </w:rPr>
        <w:t xml:space="preserve"> (0.98)</w:t>
      </w:r>
      <w:r w:rsidR="00444695">
        <w:rPr>
          <w:rFonts w:ascii="Times New Roman" w:hAnsi="Times New Roman" w:cs="Times New Roman"/>
          <w:sz w:val="24"/>
          <w:szCs w:val="24"/>
        </w:rPr>
        <w:t xml:space="preserve"> at </w:t>
      </w:r>
      <w:proofErr w:type="spellStart"/>
      <w:r w:rsidR="00444695">
        <w:rPr>
          <w:rFonts w:ascii="Times New Roman" w:hAnsi="Times New Roman" w:cs="Times New Roman"/>
          <w:sz w:val="24"/>
          <w:szCs w:val="24"/>
        </w:rPr>
        <w:t>ECxx</w:t>
      </w:r>
      <w:proofErr w:type="spellEnd"/>
      <w:r w:rsidR="00042C1C">
        <w:rPr>
          <w:rFonts w:ascii="Times New Roman" w:hAnsi="Times New Roman" w:cs="Times New Roman"/>
          <w:sz w:val="24"/>
          <w:szCs w:val="24"/>
        </w:rPr>
        <w:t>, tetracycline (0.88)</w:t>
      </w:r>
      <w:r w:rsidR="00444695">
        <w:rPr>
          <w:rFonts w:ascii="Times New Roman" w:hAnsi="Times New Roman" w:cs="Times New Roman"/>
          <w:sz w:val="24"/>
          <w:szCs w:val="24"/>
        </w:rPr>
        <w:t xml:space="preserve"> at </w:t>
      </w:r>
      <w:proofErr w:type="spellStart"/>
      <w:r w:rsidR="00444695">
        <w:rPr>
          <w:rFonts w:ascii="Times New Roman" w:hAnsi="Times New Roman" w:cs="Times New Roman"/>
          <w:sz w:val="24"/>
          <w:szCs w:val="24"/>
        </w:rPr>
        <w:t>ECxx</w:t>
      </w:r>
      <w:proofErr w:type="spellEnd"/>
      <w:r w:rsidR="00042C1C">
        <w:rPr>
          <w:rFonts w:ascii="Times New Roman" w:hAnsi="Times New Roman" w:cs="Times New Roman"/>
          <w:sz w:val="24"/>
          <w:szCs w:val="24"/>
        </w:rPr>
        <w:t xml:space="preserve"> and </w:t>
      </w:r>
      <w:r w:rsidR="00444695">
        <w:rPr>
          <w:rFonts w:ascii="Times New Roman" w:hAnsi="Times New Roman" w:cs="Times New Roman"/>
          <w:sz w:val="24"/>
          <w:szCs w:val="24"/>
        </w:rPr>
        <w:t xml:space="preserve">for </w:t>
      </w:r>
      <w:r w:rsidR="00042C1C">
        <w:rPr>
          <w:rFonts w:ascii="Times New Roman" w:hAnsi="Times New Roman" w:cs="Times New Roman"/>
          <w:sz w:val="24"/>
          <w:szCs w:val="24"/>
        </w:rPr>
        <w:t>penicillin</w:t>
      </w:r>
      <w:r w:rsidR="00444695">
        <w:rPr>
          <w:rFonts w:ascii="Times New Roman" w:hAnsi="Times New Roman" w:cs="Times New Roman"/>
          <w:sz w:val="24"/>
          <w:szCs w:val="24"/>
        </w:rPr>
        <w:t xml:space="preserve"> at </w:t>
      </w:r>
      <w:proofErr w:type="spellStart"/>
      <w:r w:rsidR="00444695">
        <w:rPr>
          <w:rFonts w:ascii="Times New Roman" w:hAnsi="Times New Roman" w:cs="Times New Roman"/>
          <w:sz w:val="24"/>
          <w:szCs w:val="24"/>
        </w:rPr>
        <w:t>ECxx</w:t>
      </w:r>
      <w:proofErr w:type="spellEnd"/>
      <w:r w:rsidR="00042C1C">
        <w:rPr>
          <w:rFonts w:ascii="Times New Roman" w:hAnsi="Times New Roman" w:cs="Times New Roman"/>
          <w:sz w:val="24"/>
          <w:szCs w:val="24"/>
        </w:rPr>
        <w:t xml:space="preserve"> (0.85). Lower </w:t>
      </w:r>
      <w:proofErr w:type="spellStart"/>
      <w:proofErr w:type="gramStart"/>
      <w:r w:rsidR="00030684">
        <w:rPr>
          <w:rFonts w:ascii="Times New Roman" w:hAnsi="Times New Roman" w:cs="Times New Roman"/>
          <w:sz w:val="24"/>
          <w:szCs w:val="24"/>
        </w:rPr>
        <w:t>pearson’s</w:t>
      </w:r>
      <w:proofErr w:type="spellEnd"/>
      <w:proofErr w:type="gramEnd"/>
      <w:r w:rsidR="00030684">
        <w:rPr>
          <w:rFonts w:ascii="Times New Roman" w:hAnsi="Times New Roman" w:cs="Times New Roman"/>
          <w:sz w:val="24"/>
          <w:szCs w:val="24"/>
        </w:rPr>
        <w:t xml:space="preserve"> </w:t>
      </w:r>
      <w:r w:rsidR="00042C1C">
        <w:rPr>
          <w:rFonts w:ascii="Times New Roman" w:hAnsi="Times New Roman" w:cs="Times New Roman"/>
          <w:sz w:val="24"/>
          <w:szCs w:val="24"/>
        </w:rPr>
        <w:t>correlation coefficients were measured for ceftriaxone</w:t>
      </w:r>
      <w:r w:rsidR="00030684">
        <w:rPr>
          <w:rFonts w:ascii="Times New Roman" w:hAnsi="Times New Roman" w:cs="Times New Roman"/>
          <w:sz w:val="24"/>
          <w:szCs w:val="24"/>
        </w:rPr>
        <w:t xml:space="preserve"> (0.77)</w:t>
      </w:r>
      <w:r w:rsidR="00444695">
        <w:rPr>
          <w:rFonts w:ascii="Times New Roman" w:hAnsi="Times New Roman" w:cs="Times New Roman"/>
          <w:sz w:val="24"/>
          <w:szCs w:val="24"/>
        </w:rPr>
        <w:t xml:space="preserve"> at </w:t>
      </w:r>
      <w:proofErr w:type="spellStart"/>
      <w:r w:rsidR="00444695">
        <w:rPr>
          <w:rFonts w:ascii="Times New Roman" w:hAnsi="Times New Roman" w:cs="Times New Roman"/>
          <w:sz w:val="24"/>
          <w:szCs w:val="24"/>
        </w:rPr>
        <w:t>ECxx</w:t>
      </w:r>
      <w:proofErr w:type="spellEnd"/>
      <w:r w:rsidR="00030684">
        <w:rPr>
          <w:rFonts w:ascii="Times New Roman" w:hAnsi="Times New Roman" w:cs="Times New Roman"/>
          <w:sz w:val="24"/>
          <w:szCs w:val="24"/>
        </w:rPr>
        <w:t xml:space="preserve">, </w:t>
      </w:r>
      <w:r w:rsidR="00042C1C">
        <w:rPr>
          <w:rFonts w:ascii="Times New Roman" w:hAnsi="Times New Roman" w:cs="Times New Roman"/>
          <w:sz w:val="24"/>
          <w:szCs w:val="24"/>
        </w:rPr>
        <w:t>azithromycin</w:t>
      </w:r>
      <w:r w:rsidR="00030684">
        <w:rPr>
          <w:rFonts w:ascii="Times New Roman" w:hAnsi="Times New Roman" w:cs="Times New Roman"/>
          <w:sz w:val="24"/>
          <w:szCs w:val="24"/>
        </w:rPr>
        <w:t xml:space="preserve"> (0.73)</w:t>
      </w:r>
      <w:r w:rsidR="00444695">
        <w:rPr>
          <w:rFonts w:ascii="Times New Roman" w:hAnsi="Times New Roman" w:cs="Times New Roman"/>
          <w:sz w:val="24"/>
          <w:szCs w:val="24"/>
        </w:rPr>
        <w:t xml:space="preserve"> at </w:t>
      </w:r>
      <w:proofErr w:type="spellStart"/>
      <w:r w:rsidR="00444695">
        <w:rPr>
          <w:rFonts w:ascii="Times New Roman" w:hAnsi="Times New Roman" w:cs="Times New Roman"/>
          <w:sz w:val="24"/>
          <w:szCs w:val="24"/>
        </w:rPr>
        <w:t>ECxx</w:t>
      </w:r>
      <w:proofErr w:type="spellEnd"/>
      <w:r w:rsidR="00030684">
        <w:rPr>
          <w:rFonts w:ascii="Times New Roman" w:hAnsi="Times New Roman" w:cs="Times New Roman"/>
          <w:sz w:val="24"/>
          <w:szCs w:val="24"/>
        </w:rPr>
        <w:t xml:space="preserve"> and</w:t>
      </w:r>
      <w:r w:rsidR="00030684" w:rsidRPr="00030684">
        <w:rPr>
          <w:rFonts w:ascii="Times New Roman" w:hAnsi="Times New Roman" w:cs="Times New Roman"/>
          <w:sz w:val="24"/>
          <w:szCs w:val="24"/>
        </w:rPr>
        <w:t xml:space="preserve"> </w:t>
      </w:r>
      <w:proofErr w:type="spellStart"/>
      <w:r w:rsidR="00030684">
        <w:rPr>
          <w:rFonts w:ascii="Times New Roman" w:hAnsi="Times New Roman" w:cs="Times New Roman"/>
          <w:sz w:val="24"/>
          <w:szCs w:val="24"/>
        </w:rPr>
        <w:t>cefixime</w:t>
      </w:r>
      <w:proofErr w:type="spellEnd"/>
      <w:r w:rsidR="00030684">
        <w:rPr>
          <w:rFonts w:ascii="Times New Roman" w:hAnsi="Times New Roman" w:cs="Times New Roman"/>
          <w:sz w:val="24"/>
          <w:szCs w:val="24"/>
        </w:rPr>
        <w:t xml:space="preserve"> (0.70)</w:t>
      </w:r>
      <w:r w:rsidR="00444695">
        <w:rPr>
          <w:rFonts w:ascii="Times New Roman" w:hAnsi="Times New Roman" w:cs="Times New Roman"/>
          <w:sz w:val="24"/>
          <w:szCs w:val="24"/>
        </w:rPr>
        <w:t xml:space="preserve"> at </w:t>
      </w:r>
      <w:proofErr w:type="spellStart"/>
      <w:r w:rsidR="00444695">
        <w:rPr>
          <w:rFonts w:ascii="Times New Roman" w:hAnsi="Times New Roman" w:cs="Times New Roman"/>
          <w:sz w:val="24"/>
          <w:szCs w:val="24"/>
        </w:rPr>
        <w:t>ECxx</w:t>
      </w:r>
      <w:proofErr w:type="spellEnd"/>
      <w:r w:rsidR="00444695">
        <w:rPr>
          <w:rFonts w:ascii="Times New Roman" w:hAnsi="Times New Roman" w:cs="Times New Roman"/>
          <w:sz w:val="24"/>
          <w:szCs w:val="24"/>
        </w:rPr>
        <w:t xml:space="preserve">. The slopes for these regressions were shallower for ceftriaxone, </w:t>
      </w:r>
      <w:proofErr w:type="spellStart"/>
      <w:r w:rsidR="00444695">
        <w:rPr>
          <w:rFonts w:ascii="Times New Roman" w:hAnsi="Times New Roman" w:cs="Times New Roman"/>
          <w:sz w:val="24"/>
          <w:szCs w:val="24"/>
        </w:rPr>
        <w:t>cefixime</w:t>
      </w:r>
      <w:proofErr w:type="spellEnd"/>
      <w:r w:rsidR="00444695">
        <w:rPr>
          <w:rFonts w:ascii="Times New Roman" w:hAnsi="Times New Roman" w:cs="Times New Roman"/>
          <w:sz w:val="24"/>
          <w:szCs w:val="24"/>
        </w:rPr>
        <w:t xml:space="preserve"> and penicillin compared to the other antimicrobials. </w:t>
      </w:r>
      <w:r w:rsidR="00F05E45">
        <w:rPr>
          <w:rFonts w:ascii="Times New Roman" w:hAnsi="Times New Roman" w:cs="Times New Roman"/>
          <w:sz w:val="24"/>
          <w:szCs w:val="24"/>
        </w:rPr>
        <w:t>The d</w:t>
      </w:r>
      <w:r w:rsidR="00444695">
        <w:rPr>
          <w:rFonts w:ascii="Times New Roman" w:hAnsi="Times New Roman" w:cs="Times New Roman"/>
          <w:sz w:val="24"/>
          <w:szCs w:val="24"/>
        </w:rPr>
        <w:t xml:space="preserve">eviation from </w:t>
      </w:r>
      <w:proofErr w:type="spellStart"/>
      <w:r w:rsidR="00444695">
        <w:rPr>
          <w:rFonts w:ascii="Times New Roman" w:hAnsi="Times New Roman" w:cs="Times New Roman"/>
          <w:sz w:val="24"/>
          <w:szCs w:val="24"/>
        </w:rPr>
        <w:t>Etest</w:t>
      </w:r>
      <w:proofErr w:type="spellEnd"/>
      <w:r w:rsidR="00444695">
        <w:rPr>
          <w:rFonts w:ascii="Times New Roman" w:hAnsi="Times New Roman" w:cs="Times New Roman"/>
          <w:sz w:val="24"/>
          <w:szCs w:val="24"/>
        </w:rPr>
        <w:t xml:space="preserve"> </w:t>
      </w:r>
      <w:r w:rsidR="00F05E45">
        <w:rPr>
          <w:rFonts w:ascii="Times New Roman" w:hAnsi="Times New Roman" w:cs="Times New Roman"/>
          <w:sz w:val="24"/>
          <w:szCs w:val="24"/>
        </w:rPr>
        <w:t xml:space="preserve">expressed in doubling dilutions was –xxx and was lower for each of the antimicrobials. </w:t>
      </w:r>
      <w:r w:rsidR="00E952AE">
        <w:rPr>
          <w:rFonts w:ascii="Times New Roman" w:hAnsi="Times New Roman" w:cs="Times New Roman"/>
          <w:sz w:val="24"/>
          <w:szCs w:val="24"/>
        </w:rPr>
        <w:t xml:space="preserve">When slope and intercept of the regressions were used to predict the MIC equivalent after 24 hours none of the regressions </w:t>
      </w:r>
    </w:p>
    <w:p w14:paraId="183FB33D" w14:textId="77777777" w:rsidR="00B212E5" w:rsidRPr="007452FA" w:rsidRDefault="004101F5" w:rsidP="00A17D4C">
      <w:pPr>
        <w:spacing w:line="480" w:lineRule="auto"/>
        <w:jc w:val="both"/>
        <w:rPr>
          <w:rFonts w:ascii="Times New Roman" w:hAnsi="Times New Roman" w:cs="Times New Roman"/>
          <w:b/>
          <w:sz w:val="24"/>
          <w:szCs w:val="24"/>
        </w:rPr>
      </w:pPr>
      <w:r w:rsidRPr="007452FA">
        <w:rPr>
          <w:rFonts w:ascii="Times New Roman" w:hAnsi="Times New Roman" w:cs="Times New Roman"/>
          <w:b/>
          <w:sz w:val="24"/>
          <w:szCs w:val="24"/>
        </w:rPr>
        <w:t xml:space="preserve">Predicted </w:t>
      </w:r>
      <w:proofErr w:type="spellStart"/>
      <w:r w:rsidRPr="007452FA">
        <w:rPr>
          <w:rFonts w:ascii="Times New Roman" w:hAnsi="Times New Roman" w:cs="Times New Roman"/>
          <w:b/>
          <w:sz w:val="24"/>
          <w:szCs w:val="24"/>
        </w:rPr>
        <w:t>Etest</w:t>
      </w:r>
      <w:proofErr w:type="spellEnd"/>
      <w:r w:rsidR="003433B3" w:rsidRPr="007452FA">
        <w:rPr>
          <w:rFonts w:ascii="Times New Roman" w:hAnsi="Times New Roman" w:cs="Times New Roman"/>
          <w:b/>
          <w:sz w:val="24"/>
          <w:szCs w:val="24"/>
        </w:rPr>
        <w:t xml:space="preserve"> </w:t>
      </w:r>
    </w:p>
    <w:p w14:paraId="5ECBDD49" w14:textId="77777777" w:rsidR="006D4EF1" w:rsidRPr="00572750" w:rsidRDefault="003433B3"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The hill function</w:t>
      </w:r>
      <w:r w:rsidR="005408D8">
        <w:rPr>
          <w:rFonts w:ascii="Times New Roman" w:hAnsi="Times New Roman" w:cs="Times New Roman"/>
          <w:sz w:val="24"/>
          <w:szCs w:val="24"/>
        </w:rPr>
        <w:t xml:space="preserve"> was used to estimate the potency of the antimicrobials in eight WHO reference strains and 80 clinical isolates</w:t>
      </w:r>
      <w:r w:rsidR="00E47B41">
        <w:rPr>
          <w:rFonts w:ascii="Times New Roman" w:hAnsi="Times New Roman" w:cs="Times New Roman"/>
          <w:sz w:val="24"/>
          <w:szCs w:val="24"/>
        </w:rPr>
        <w:t>.</w:t>
      </w:r>
      <w:r w:rsidR="00DA5979">
        <w:rPr>
          <w:rFonts w:ascii="Times New Roman" w:hAnsi="Times New Roman" w:cs="Times New Roman"/>
          <w:sz w:val="24"/>
          <w:szCs w:val="24"/>
        </w:rPr>
        <w:t xml:space="preserve"> </w:t>
      </w:r>
      <w:r w:rsidR="00E47B41">
        <w:rPr>
          <w:rFonts w:ascii="Times New Roman" w:hAnsi="Times New Roman" w:cs="Times New Roman"/>
          <w:sz w:val="24"/>
          <w:szCs w:val="24"/>
        </w:rPr>
        <w:t xml:space="preserve">In resistant strains </w:t>
      </w:r>
      <w:r>
        <w:rPr>
          <w:rFonts w:ascii="Times New Roman" w:hAnsi="Times New Roman" w:cs="Times New Roman"/>
          <w:sz w:val="24"/>
          <w:szCs w:val="24"/>
        </w:rPr>
        <w:t>the curves were shifted towards higher concentrations, indic</w:t>
      </w:r>
      <w:r w:rsidR="00E47B41">
        <w:rPr>
          <w:rFonts w:ascii="Times New Roman" w:hAnsi="Times New Roman" w:cs="Times New Roman"/>
          <w:sz w:val="24"/>
          <w:szCs w:val="24"/>
        </w:rPr>
        <w:t>ating increased potency (EC50).</w:t>
      </w:r>
      <w:r w:rsidR="005408D8">
        <w:rPr>
          <w:rFonts w:ascii="Times New Roman" w:hAnsi="Times New Roman" w:cs="Times New Roman"/>
          <w:sz w:val="24"/>
          <w:szCs w:val="24"/>
        </w:rPr>
        <w:t xml:space="preserve"> Some highly resistant strains did not follow a sigmoidal dose-response curve and therefore were considered above limit of detection.</w:t>
      </w:r>
      <w:r w:rsidR="00E47B41">
        <w:rPr>
          <w:rFonts w:ascii="Times New Roman" w:hAnsi="Times New Roman" w:cs="Times New Roman"/>
          <w:sz w:val="24"/>
          <w:szCs w:val="24"/>
        </w:rPr>
        <w:t xml:space="preserve"> It was further </w:t>
      </w:r>
      <w:r w:rsidR="00225A7E">
        <w:rPr>
          <w:rFonts w:ascii="Times New Roman" w:hAnsi="Times New Roman" w:cs="Times New Roman"/>
          <w:sz w:val="24"/>
          <w:szCs w:val="24"/>
        </w:rPr>
        <w:t>assessed which effective concentration correlates optimal w</w:t>
      </w:r>
      <w:r w:rsidR="00B212E5">
        <w:rPr>
          <w:rFonts w:ascii="Times New Roman" w:hAnsi="Times New Roman" w:cs="Times New Roman"/>
          <w:sz w:val="24"/>
          <w:szCs w:val="24"/>
        </w:rPr>
        <w:t xml:space="preserve">ith the gold standard methods </w:t>
      </w:r>
      <w:proofErr w:type="spellStart"/>
      <w:r w:rsidR="00B212E5">
        <w:rPr>
          <w:rFonts w:ascii="Times New Roman" w:hAnsi="Times New Roman" w:cs="Times New Roman"/>
          <w:sz w:val="24"/>
          <w:szCs w:val="24"/>
        </w:rPr>
        <w:t>Et</w:t>
      </w:r>
      <w:r w:rsidR="00225A7E">
        <w:rPr>
          <w:rFonts w:ascii="Times New Roman" w:hAnsi="Times New Roman" w:cs="Times New Roman"/>
          <w:sz w:val="24"/>
          <w:szCs w:val="24"/>
        </w:rPr>
        <w:t>est</w:t>
      </w:r>
      <w:proofErr w:type="spellEnd"/>
      <w:r w:rsidR="00225A7E">
        <w:rPr>
          <w:rFonts w:ascii="Times New Roman" w:hAnsi="Times New Roman" w:cs="Times New Roman"/>
          <w:sz w:val="24"/>
          <w:szCs w:val="24"/>
        </w:rPr>
        <w:t xml:space="preserve"> and agar dilution. </w:t>
      </w:r>
      <w:r w:rsidR="00B212E5">
        <w:rPr>
          <w:rFonts w:ascii="Times New Roman" w:hAnsi="Times New Roman" w:cs="Times New Roman"/>
          <w:sz w:val="24"/>
          <w:szCs w:val="24"/>
        </w:rPr>
        <w:t>At EC25 the correlation with</w:t>
      </w:r>
      <w:r w:rsidR="00AE0C4C">
        <w:rPr>
          <w:rFonts w:ascii="Times New Roman" w:hAnsi="Times New Roman" w:cs="Times New Roman"/>
          <w:sz w:val="24"/>
          <w:szCs w:val="24"/>
        </w:rPr>
        <w:t xml:space="preserve"> gold standard methods was optimal, indicated by the highest point in the polynomial model fit to the </w:t>
      </w:r>
      <w:proofErr w:type="spellStart"/>
      <w:proofErr w:type="gramStart"/>
      <w:r w:rsidR="00AE0C4C">
        <w:rPr>
          <w:rFonts w:ascii="Times New Roman" w:hAnsi="Times New Roman" w:cs="Times New Roman"/>
          <w:sz w:val="24"/>
          <w:szCs w:val="24"/>
        </w:rPr>
        <w:t>pearson’s</w:t>
      </w:r>
      <w:proofErr w:type="spellEnd"/>
      <w:proofErr w:type="gramEnd"/>
      <w:r w:rsidR="00AE0C4C">
        <w:rPr>
          <w:rFonts w:ascii="Times New Roman" w:hAnsi="Times New Roman" w:cs="Times New Roman"/>
          <w:sz w:val="24"/>
          <w:szCs w:val="24"/>
        </w:rPr>
        <w:t xml:space="preserve"> </w:t>
      </w:r>
      <w:r w:rsidR="00381EBB">
        <w:rPr>
          <w:rFonts w:ascii="Times New Roman" w:hAnsi="Times New Roman" w:cs="Times New Roman"/>
          <w:sz w:val="24"/>
          <w:szCs w:val="24"/>
        </w:rPr>
        <w:t xml:space="preserve">correlation </w:t>
      </w:r>
      <w:r w:rsidR="00381EBB">
        <w:rPr>
          <w:rFonts w:ascii="Times New Roman" w:hAnsi="Times New Roman" w:cs="Times New Roman"/>
          <w:sz w:val="24"/>
          <w:szCs w:val="24"/>
        </w:rPr>
        <w:lastRenderedPageBreak/>
        <w:t xml:space="preserve">coefficient from EC1-EC99 (Figure2A). </w:t>
      </w:r>
      <w:r w:rsidR="00D46DAF">
        <w:rPr>
          <w:rFonts w:ascii="Times New Roman" w:hAnsi="Times New Roman" w:cs="Times New Roman"/>
          <w:sz w:val="24"/>
          <w:szCs w:val="24"/>
        </w:rPr>
        <w:t xml:space="preserve">The intercept of the linear regression fitted to the log-log transformed data was 1.6 and the slope 0.58. The parameters were used to predict the MIC, which shifts the dataset left towards higher values more similar to the gold standard. The regression line through the predicted MIC values approximates an intercept of zero. </w:t>
      </w:r>
      <w:r w:rsidR="00425192">
        <w:rPr>
          <w:rFonts w:ascii="Times New Roman" w:hAnsi="Times New Roman" w:cs="Times New Roman"/>
          <w:sz w:val="24"/>
          <w:szCs w:val="24"/>
        </w:rPr>
        <w:t>The fold change deviation from conventional MICs is smaller than 1 (within a doubling dilution) for 77% of the cases</w:t>
      </w:r>
      <w:r w:rsidR="00C96919">
        <w:rPr>
          <w:rFonts w:ascii="Times New Roman" w:hAnsi="Times New Roman" w:cs="Times New Roman"/>
          <w:sz w:val="24"/>
          <w:szCs w:val="24"/>
        </w:rPr>
        <w:t xml:space="preserve"> (Figure 3)</w:t>
      </w:r>
      <w:r w:rsidR="00425192">
        <w:rPr>
          <w:rFonts w:ascii="Times New Roman" w:hAnsi="Times New Roman" w:cs="Times New Roman"/>
          <w:sz w:val="24"/>
          <w:szCs w:val="24"/>
        </w:rPr>
        <w:t xml:space="preserve">. Only two outliers with a fold change </w:t>
      </w:r>
      <w:r w:rsidR="00C96919">
        <w:rPr>
          <w:rFonts w:ascii="Times New Roman" w:hAnsi="Times New Roman" w:cs="Times New Roman"/>
          <w:sz w:val="24"/>
          <w:szCs w:val="24"/>
        </w:rPr>
        <w:t>deviation higher than five were identified, in both cases WHO N treated with gentamicin. The data were sorted according to the three classes, susceptible, intermediary and resistant</w:t>
      </w:r>
      <w:r w:rsidR="001D17C7">
        <w:rPr>
          <w:rFonts w:ascii="Times New Roman" w:hAnsi="Times New Roman" w:cs="Times New Roman"/>
          <w:sz w:val="24"/>
          <w:szCs w:val="24"/>
        </w:rPr>
        <w:t xml:space="preserve"> (Table 1)</w:t>
      </w:r>
      <w:r w:rsidR="00C96919">
        <w:rPr>
          <w:rFonts w:ascii="Times New Roman" w:hAnsi="Times New Roman" w:cs="Times New Roman"/>
          <w:sz w:val="24"/>
          <w:szCs w:val="24"/>
        </w:rPr>
        <w:t>. The categories susceptible (107</w:t>
      </w:r>
      <w:r w:rsidR="001D17C7">
        <w:rPr>
          <w:rFonts w:ascii="Times New Roman" w:hAnsi="Times New Roman" w:cs="Times New Roman"/>
          <w:sz w:val="24"/>
          <w:szCs w:val="24"/>
        </w:rPr>
        <w:t xml:space="preserve"> strains</w:t>
      </w:r>
      <w:r w:rsidR="00C96919">
        <w:rPr>
          <w:rFonts w:ascii="Times New Roman" w:hAnsi="Times New Roman" w:cs="Times New Roman"/>
          <w:sz w:val="24"/>
          <w:szCs w:val="24"/>
        </w:rPr>
        <w:t>) and resistant (53</w:t>
      </w:r>
      <w:r w:rsidR="001D17C7">
        <w:rPr>
          <w:rFonts w:ascii="Times New Roman" w:hAnsi="Times New Roman" w:cs="Times New Roman"/>
          <w:sz w:val="24"/>
          <w:szCs w:val="24"/>
        </w:rPr>
        <w:t xml:space="preserve"> strains</w:t>
      </w:r>
      <w:r w:rsidR="00C96919">
        <w:rPr>
          <w:rFonts w:ascii="Times New Roman" w:hAnsi="Times New Roman" w:cs="Times New Roman"/>
          <w:sz w:val="24"/>
          <w:szCs w:val="24"/>
        </w:rPr>
        <w:t xml:space="preserve">) were classified </w:t>
      </w:r>
      <w:r w:rsidR="00BE63C8">
        <w:rPr>
          <w:rFonts w:ascii="Times New Roman" w:hAnsi="Times New Roman" w:cs="Times New Roman"/>
          <w:sz w:val="24"/>
          <w:szCs w:val="24"/>
        </w:rPr>
        <w:t xml:space="preserve">correctly in all cases corresponding </w:t>
      </w:r>
      <w:r w:rsidR="00AB48B8">
        <w:rPr>
          <w:rFonts w:ascii="Times New Roman" w:hAnsi="Times New Roman" w:cs="Times New Roman"/>
          <w:sz w:val="24"/>
          <w:szCs w:val="24"/>
        </w:rPr>
        <w:t xml:space="preserve">to a sensitivity CI of </w:t>
      </w:r>
      <w:r w:rsidR="00AB48B8" w:rsidRPr="00AB48B8">
        <w:rPr>
          <w:rFonts w:ascii="Times New Roman" w:hAnsi="Times New Roman" w:cs="Times New Roman"/>
          <w:sz w:val="24"/>
          <w:szCs w:val="24"/>
        </w:rPr>
        <w:t>93.15%-100.00%</w:t>
      </w:r>
      <w:r w:rsidR="00AB48B8">
        <w:rPr>
          <w:rFonts w:ascii="Times New Roman" w:hAnsi="Times New Roman" w:cs="Times New Roman"/>
          <w:sz w:val="24"/>
          <w:szCs w:val="24"/>
        </w:rPr>
        <w:t xml:space="preserve"> and a specificity of </w:t>
      </w:r>
      <w:r w:rsidR="00AB48B8" w:rsidRPr="00AB48B8">
        <w:rPr>
          <w:rFonts w:ascii="Times New Roman" w:hAnsi="Times New Roman" w:cs="Times New Roman"/>
          <w:sz w:val="24"/>
          <w:szCs w:val="24"/>
        </w:rPr>
        <w:t>96.61% to 100.00%.</w:t>
      </w:r>
      <w:r w:rsidR="0036498D">
        <w:rPr>
          <w:rFonts w:ascii="Times New Roman" w:hAnsi="Times New Roman" w:cs="Times New Roman"/>
          <w:sz w:val="24"/>
          <w:szCs w:val="24"/>
        </w:rPr>
        <w:t xml:space="preserve"> </w:t>
      </w:r>
      <w:r w:rsidR="00AC5CE9">
        <w:rPr>
          <w:rFonts w:ascii="Times New Roman" w:hAnsi="Times New Roman" w:cs="Times New Roman"/>
          <w:sz w:val="24"/>
          <w:szCs w:val="24"/>
        </w:rPr>
        <w:t>Eleven strains</w:t>
      </w:r>
      <w:r w:rsidR="0036498D">
        <w:rPr>
          <w:rFonts w:ascii="Times New Roman" w:hAnsi="Times New Roman" w:cs="Times New Roman"/>
          <w:sz w:val="24"/>
          <w:szCs w:val="24"/>
        </w:rPr>
        <w:t xml:space="preserve"> (of 22)</w:t>
      </w:r>
      <w:r w:rsidR="00AC5CE9">
        <w:rPr>
          <w:rFonts w:ascii="Times New Roman" w:hAnsi="Times New Roman" w:cs="Times New Roman"/>
          <w:sz w:val="24"/>
          <w:szCs w:val="24"/>
        </w:rPr>
        <w:t xml:space="preserve"> were</w:t>
      </w:r>
      <w:r w:rsidR="0036498D">
        <w:rPr>
          <w:rFonts w:ascii="Times New Roman" w:hAnsi="Times New Roman" w:cs="Times New Roman"/>
          <w:sz w:val="24"/>
          <w:szCs w:val="24"/>
        </w:rPr>
        <w:t xml:space="preserve"> correctly</w:t>
      </w:r>
      <w:r w:rsidR="00AC5CE9">
        <w:rPr>
          <w:rFonts w:ascii="Times New Roman" w:hAnsi="Times New Roman" w:cs="Times New Roman"/>
          <w:sz w:val="24"/>
          <w:szCs w:val="24"/>
        </w:rPr>
        <w:t xml:space="preserve"> classified as intermediary resistant in the conventional method</w:t>
      </w:r>
      <w:r w:rsidR="0036498D">
        <w:rPr>
          <w:rFonts w:ascii="Times New Roman" w:hAnsi="Times New Roman" w:cs="Times New Roman"/>
          <w:sz w:val="24"/>
          <w:szCs w:val="24"/>
        </w:rPr>
        <w:t xml:space="preserve">, seven were misclassified as resistant and three as susceptible. Eight </w:t>
      </w:r>
      <w:r w:rsidR="00AC5CE9">
        <w:rPr>
          <w:rFonts w:ascii="Times New Roman" w:hAnsi="Times New Roman" w:cs="Times New Roman"/>
          <w:sz w:val="24"/>
          <w:szCs w:val="24"/>
        </w:rPr>
        <w:t xml:space="preserve">resistant and four susceptible strains were </w:t>
      </w:r>
      <w:r w:rsidR="00FD02D1">
        <w:rPr>
          <w:rFonts w:ascii="Times New Roman" w:hAnsi="Times New Roman" w:cs="Times New Roman"/>
          <w:sz w:val="24"/>
          <w:szCs w:val="24"/>
        </w:rPr>
        <w:t>recognized</w:t>
      </w:r>
      <w:r w:rsidR="00AC5CE9">
        <w:rPr>
          <w:rFonts w:ascii="Times New Roman" w:hAnsi="Times New Roman" w:cs="Times New Roman"/>
          <w:sz w:val="24"/>
          <w:szCs w:val="24"/>
        </w:rPr>
        <w:t xml:space="preserve"> as intermediary resistant with the new method. </w:t>
      </w:r>
      <w:r w:rsidR="00585375">
        <w:rPr>
          <w:rFonts w:ascii="Times New Roman" w:hAnsi="Times New Roman" w:cs="Times New Roman"/>
          <w:sz w:val="24"/>
          <w:szCs w:val="24"/>
        </w:rPr>
        <w:t xml:space="preserve">The </w:t>
      </w:r>
      <w:r w:rsidR="00FD02D1">
        <w:rPr>
          <w:rFonts w:ascii="Times New Roman" w:hAnsi="Times New Roman" w:cs="Times New Roman"/>
          <w:sz w:val="24"/>
          <w:szCs w:val="24"/>
        </w:rPr>
        <w:t xml:space="preserve">coefficient of variation was calculated to estimate the variability between three independent (Figure 4). All coefficients of variation were below 1 (mean 0.3). </w:t>
      </w:r>
    </w:p>
    <w:p w14:paraId="4DF52737" w14:textId="77777777" w:rsidR="006D4EF1" w:rsidRDefault="006D4EF1" w:rsidP="00A17D4C">
      <w:pPr>
        <w:spacing w:line="480" w:lineRule="auto"/>
        <w:rPr>
          <w:rFonts w:ascii="Times New Roman" w:hAnsi="Times New Roman" w:cs="Times New Roman"/>
          <w:b/>
          <w:sz w:val="24"/>
          <w:szCs w:val="24"/>
        </w:rPr>
      </w:pPr>
      <w:r>
        <w:rPr>
          <w:rFonts w:ascii="Times New Roman" w:hAnsi="Times New Roman" w:cs="Times New Roman"/>
          <w:b/>
          <w:sz w:val="24"/>
          <w:szCs w:val="24"/>
        </w:rPr>
        <w:t>DISCUSSION</w:t>
      </w:r>
    </w:p>
    <w:p w14:paraId="50EE3FD2" w14:textId="77777777" w:rsidR="00F158C2" w:rsidRDefault="00F158C2"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The EC and the slope (</w:t>
      </w:r>
      <w:r w:rsidRPr="00B752EB">
        <w:rPr>
          <w:rFonts w:ascii="Times New Roman" w:hAnsi="Times New Roman" w:cs="Times New Roman"/>
          <w:i/>
          <w:sz w:val="24"/>
          <w:szCs w:val="24"/>
        </w:rPr>
        <w:t>k</w:t>
      </w:r>
      <w:r>
        <w:rPr>
          <w:rFonts w:ascii="Times New Roman" w:hAnsi="Times New Roman" w:cs="Times New Roman"/>
          <w:sz w:val="24"/>
          <w:szCs w:val="24"/>
        </w:rPr>
        <w:t xml:space="preserve">) were the only parameters that varied freely, the data were normalized to the untreated controls and background corrected therefore the lower and the lower asymptote was approximately zero. </w:t>
      </w:r>
    </w:p>
    <w:p w14:paraId="5F134922" w14:textId="77777777" w:rsidR="004B1F68" w:rsidRDefault="00497D73"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assay was able to discriminate between resistant and susceptible strains reliably</w:t>
      </w:r>
      <w:r w:rsidR="00E932A8">
        <w:rPr>
          <w:rFonts w:ascii="Times New Roman" w:hAnsi="Times New Roman" w:cs="Times New Roman"/>
          <w:sz w:val="24"/>
          <w:szCs w:val="24"/>
        </w:rPr>
        <w:t xml:space="preserve"> in an assay time considerably shorter than those of currently available MIC methods for </w:t>
      </w:r>
      <w:r w:rsidR="00E932A8" w:rsidRPr="00E932A8">
        <w:rPr>
          <w:rFonts w:ascii="Times New Roman" w:hAnsi="Times New Roman" w:cs="Times New Roman"/>
          <w:i/>
          <w:sz w:val="24"/>
          <w:szCs w:val="24"/>
        </w:rPr>
        <w:t xml:space="preserve">N. </w:t>
      </w:r>
      <w:proofErr w:type="spellStart"/>
      <w:r w:rsidR="00E932A8" w:rsidRPr="00E932A8">
        <w:rPr>
          <w:rFonts w:ascii="Times New Roman" w:hAnsi="Times New Roman" w:cs="Times New Roman"/>
          <w:i/>
          <w:sz w:val="24"/>
          <w:szCs w:val="24"/>
        </w:rPr>
        <w:t>gonorrhoeae</w:t>
      </w:r>
      <w:proofErr w:type="spellEnd"/>
      <w:r w:rsidR="00E932A8">
        <w:rPr>
          <w:rFonts w:ascii="Times New Roman" w:hAnsi="Times New Roman" w:cs="Times New Roman"/>
          <w:sz w:val="24"/>
          <w:szCs w:val="24"/>
        </w:rPr>
        <w:t>.</w:t>
      </w:r>
      <w:r>
        <w:rPr>
          <w:rFonts w:ascii="Times New Roman" w:hAnsi="Times New Roman" w:cs="Times New Roman"/>
          <w:sz w:val="24"/>
          <w:szCs w:val="24"/>
        </w:rPr>
        <w:t xml:space="preserve"> </w:t>
      </w:r>
      <w:r w:rsidR="00CC4705">
        <w:rPr>
          <w:rFonts w:ascii="Times New Roman" w:hAnsi="Times New Roman" w:cs="Times New Roman"/>
          <w:sz w:val="24"/>
          <w:szCs w:val="24"/>
        </w:rPr>
        <w:t xml:space="preserve">The gold standard methods </w:t>
      </w:r>
      <w:proofErr w:type="spellStart"/>
      <w:r w:rsidR="00CC4705">
        <w:rPr>
          <w:rFonts w:ascii="Times New Roman" w:hAnsi="Times New Roman" w:cs="Times New Roman"/>
          <w:sz w:val="24"/>
          <w:szCs w:val="24"/>
        </w:rPr>
        <w:t>Etest</w:t>
      </w:r>
      <w:proofErr w:type="spellEnd"/>
      <w:r w:rsidR="00CC4705">
        <w:rPr>
          <w:rFonts w:ascii="Times New Roman" w:hAnsi="Times New Roman" w:cs="Times New Roman"/>
          <w:sz w:val="24"/>
          <w:szCs w:val="24"/>
        </w:rPr>
        <w:t xml:space="preserve"> and agar dilution are both based on visual readouts and therefore are limited to a relatively low throughput. </w:t>
      </w:r>
      <w:r w:rsidR="00DD713F">
        <w:rPr>
          <w:rFonts w:ascii="Times New Roman" w:hAnsi="Times New Roman" w:cs="Times New Roman"/>
          <w:sz w:val="24"/>
          <w:szCs w:val="24"/>
        </w:rPr>
        <w:t xml:space="preserve">Both assays </w:t>
      </w:r>
      <w:r w:rsidR="00DC43B1">
        <w:rPr>
          <w:rFonts w:ascii="Times New Roman" w:hAnsi="Times New Roman" w:cs="Times New Roman"/>
          <w:sz w:val="24"/>
          <w:szCs w:val="24"/>
        </w:rPr>
        <w:t xml:space="preserve">are based on doubling dilutions which for </w:t>
      </w:r>
      <w:proofErr w:type="spellStart"/>
      <w:r w:rsidR="00DC43B1">
        <w:rPr>
          <w:rFonts w:ascii="Times New Roman" w:hAnsi="Times New Roman" w:cs="Times New Roman"/>
          <w:sz w:val="24"/>
          <w:szCs w:val="24"/>
        </w:rPr>
        <w:t>Etest</w:t>
      </w:r>
      <w:proofErr w:type="spellEnd"/>
      <w:r w:rsidR="00DC43B1">
        <w:rPr>
          <w:rFonts w:ascii="Times New Roman" w:hAnsi="Times New Roman" w:cs="Times New Roman"/>
          <w:sz w:val="24"/>
          <w:szCs w:val="24"/>
        </w:rPr>
        <w:t xml:space="preserve"> often results in values below or above limit of detection. For </w:t>
      </w:r>
      <w:r w:rsidR="00DC43B1">
        <w:rPr>
          <w:rFonts w:ascii="Times New Roman" w:hAnsi="Times New Roman" w:cs="Times New Roman"/>
          <w:sz w:val="24"/>
          <w:szCs w:val="24"/>
        </w:rPr>
        <w:lastRenderedPageBreak/>
        <w:t xml:space="preserve">agar dilution the range is more dynamic but has to be determined for each compound prior to the experiment. Employing a hill function </w:t>
      </w:r>
      <w:r w:rsidR="00E4256E">
        <w:rPr>
          <w:rFonts w:ascii="Times New Roman" w:hAnsi="Times New Roman" w:cs="Times New Roman"/>
          <w:sz w:val="24"/>
          <w:szCs w:val="24"/>
        </w:rPr>
        <w:t xml:space="preserve">allows to estimate the effective concentrations </w:t>
      </w:r>
      <w:r w:rsidR="000B46D8">
        <w:rPr>
          <w:rFonts w:ascii="Times New Roman" w:hAnsi="Times New Roman" w:cs="Times New Roman"/>
          <w:sz w:val="24"/>
          <w:szCs w:val="24"/>
        </w:rPr>
        <w:t xml:space="preserve">of antimicrobials </w:t>
      </w:r>
      <w:r w:rsidR="00E4256E">
        <w:rPr>
          <w:rFonts w:ascii="Times New Roman" w:hAnsi="Times New Roman" w:cs="Times New Roman"/>
          <w:sz w:val="24"/>
          <w:szCs w:val="24"/>
        </w:rPr>
        <w:t xml:space="preserve">from a continuous </w:t>
      </w:r>
      <w:r w:rsidR="000B46D8">
        <w:rPr>
          <w:rFonts w:ascii="Times New Roman" w:hAnsi="Times New Roman" w:cs="Times New Roman"/>
          <w:sz w:val="24"/>
          <w:szCs w:val="24"/>
        </w:rPr>
        <w:t xml:space="preserve">scale and therefore allows to calculate a </w:t>
      </w:r>
      <w:r w:rsidR="00E643EC">
        <w:rPr>
          <w:rFonts w:ascii="Times New Roman" w:hAnsi="Times New Roman" w:cs="Times New Roman"/>
          <w:sz w:val="24"/>
          <w:szCs w:val="24"/>
        </w:rPr>
        <w:t xml:space="preserve">precise estimate and </w:t>
      </w:r>
      <w:r w:rsidR="000B46D8">
        <w:rPr>
          <w:rFonts w:ascii="Times New Roman" w:hAnsi="Times New Roman" w:cs="Times New Roman"/>
          <w:sz w:val="24"/>
          <w:szCs w:val="24"/>
        </w:rPr>
        <w:t xml:space="preserve">confidence interval rather than having the precision limited by doubling dilutions. </w:t>
      </w:r>
      <w:r w:rsidR="00205056">
        <w:rPr>
          <w:rFonts w:ascii="Times New Roman" w:hAnsi="Times New Roman" w:cs="Times New Roman"/>
          <w:sz w:val="24"/>
          <w:szCs w:val="24"/>
        </w:rPr>
        <w:t xml:space="preserve">The variability between three independent experiments was 30% on average and the maximal deviation found 100%, magnitude seems to be comparable to those the gold standard methods. </w:t>
      </w:r>
    </w:p>
    <w:p w14:paraId="01E98222" w14:textId="77777777" w:rsidR="00362424" w:rsidRDefault="000B46D8"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Choosing 1:5 dilutions instead </w:t>
      </w:r>
      <w:r w:rsidR="00362424">
        <w:rPr>
          <w:rFonts w:ascii="Times New Roman" w:hAnsi="Times New Roman" w:cs="Times New Roman"/>
          <w:sz w:val="24"/>
          <w:szCs w:val="24"/>
        </w:rPr>
        <w:t xml:space="preserve">of doubling dilutions </w:t>
      </w:r>
      <w:r>
        <w:rPr>
          <w:rFonts w:ascii="Times New Roman" w:hAnsi="Times New Roman" w:cs="Times New Roman"/>
          <w:sz w:val="24"/>
          <w:szCs w:val="24"/>
        </w:rPr>
        <w:t>allow</w:t>
      </w:r>
      <w:r w:rsidR="00A7720A">
        <w:rPr>
          <w:rFonts w:ascii="Times New Roman" w:hAnsi="Times New Roman" w:cs="Times New Roman"/>
          <w:sz w:val="24"/>
          <w:szCs w:val="24"/>
        </w:rPr>
        <w:t>s</w:t>
      </w:r>
      <w:r>
        <w:rPr>
          <w:rFonts w:ascii="Times New Roman" w:hAnsi="Times New Roman" w:cs="Times New Roman"/>
          <w:sz w:val="24"/>
          <w:szCs w:val="24"/>
        </w:rPr>
        <w:t xml:space="preserve"> to cover a</w:t>
      </w:r>
      <w:r w:rsidR="00362424">
        <w:rPr>
          <w:rFonts w:ascii="Times New Roman" w:hAnsi="Times New Roman" w:cs="Times New Roman"/>
          <w:sz w:val="24"/>
          <w:szCs w:val="24"/>
        </w:rPr>
        <w:t xml:space="preserve"> wider</w:t>
      </w:r>
      <w:r>
        <w:rPr>
          <w:rFonts w:ascii="Times New Roman" w:hAnsi="Times New Roman" w:cs="Times New Roman"/>
          <w:sz w:val="24"/>
          <w:szCs w:val="24"/>
        </w:rPr>
        <w:t xml:space="preserve"> range of concentrations</w:t>
      </w:r>
      <w:r w:rsidR="00362424">
        <w:rPr>
          <w:rFonts w:ascii="Times New Roman" w:hAnsi="Times New Roman" w:cs="Times New Roman"/>
          <w:sz w:val="24"/>
          <w:szCs w:val="24"/>
        </w:rPr>
        <w:t>. However the viability of highly resistant strains is not fully reduced after exposure to antimicrobials which makes it impossible to fit a sigmoidal hill function in these cases.</w:t>
      </w:r>
      <w:r w:rsidR="00C07B67">
        <w:rPr>
          <w:rFonts w:ascii="Times New Roman" w:hAnsi="Times New Roman" w:cs="Times New Roman"/>
          <w:sz w:val="24"/>
          <w:szCs w:val="24"/>
        </w:rPr>
        <w:t xml:space="preserve"> Avoiding visual readout and employ a standardized algorithm additionally reduces operator bias, which can be especially valuable in a setting that involves more than one laboratory.</w:t>
      </w:r>
      <w:r>
        <w:rPr>
          <w:rFonts w:ascii="Times New Roman" w:hAnsi="Times New Roman" w:cs="Times New Roman"/>
          <w:sz w:val="24"/>
          <w:szCs w:val="24"/>
        </w:rPr>
        <w:t xml:space="preserve"> </w:t>
      </w:r>
      <w:r w:rsidR="00C07B67">
        <w:rPr>
          <w:rFonts w:ascii="Times New Roman" w:hAnsi="Times New Roman" w:cs="Times New Roman"/>
          <w:sz w:val="24"/>
          <w:szCs w:val="24"/>
        </w:rPr>
        <w:t xml:space="preserve">These properties, and the low price of </w:t>
      </w:r>
      <w:proofErr w:type="spellStart"/>
      <w:r w:rsidR="00C07B67">
        <w:rPr>
          <w:rFonts w:ascii="Times New Roman" w:hAnsi="Times New Roman" w:cs="Times New Roman"/>
          <w:sz w:val="24"/>
          <w:szCs w:val="24"/>
        </w:rPr>
        <w:t>resazurin</w:t>
      </w:r>
      <w:proofErr w:type="spellEnd"/>
      <w:r w:rsidR="00C07B67">
        <w:rPr>
          <w:rFonts w:ascii="Times New Roman" w:hAnsi="Times New Roman" w:cs="Times New Roman"/>
          <w:sz w:val="24"/>
          <w:szCs w:val="24"/>
        </w:rPr>
        <w:t xml:space="preserve"> powder, are especially valuable when s</w:t>
      </w:r>
      <w:r w:rsidR="00CC4705">
        <w:rPr>
          <w:rFonts w:ascii="Times New Roman" w:hAnsi="Times New Roman" w:cs="Times New Roman"/>
          <w:sz w:val="24"/>
          <w:szCs w:val="24"/>
        </w:rPr>
        <w:t xml:space="preserve">creening </w:t>
      </w:r>
      <w:r w:rsidR="00C07B67">
        <w:rPr>
          <w:rFonts w:ascii="Times New Roman" w:hAnsi="Times New Roman" w:cs="Times New Roman"/>
          <w:sz w:val="24"/>
          <w:szCs w:val="24"/>
        </w:rPr>
        <w:t>large libraries</w:t>
      </w:r>
      <w:r w:rsidR="00DD713F">
        <w:rPr>
          <w:rFonts w:ascii="Times New Roman" w:hAnsi="Times New Roman" w:cs="Times New Roman"/>
          <w:sz w:val="24"/>
          <w:szCs w:val="24"/>
        </w:rPr>
        <w:t xml:space="preserve"> of new compounds </w:t>
      </w:r>
      <w:r w:rsidR="00C07B67">
        <w:rPr>
          <w:rFonts w:ascii="Times New Roman" w:hAnsi="Times New Roman" w:cs="Times New Roman"/>
          <w:sz w:val="24"/>
          <w:szCs w:val="24"/>
        </w:rPr>
        <w:t xml:space="preserve">or antimicrobial combinations. Frequently the questions that needs to be answered is </w:t>
      </w:r>
      <w:r w:rsidR="00A7720A">
        <w:rPr>
          <w:rFonts w:ascii="Times New Roman" w:hAnsi="Times New Roman" w:cs="Times New Roman"/>
          <w:sz w:val="24"/>
          <w:szCs w:val="24"/>
        </w:rPr>
        <w:t>the potency of antimicrobials relative to each other</w:t>
      </w:r>
      <w:r w:rsidR="00C07B67">
        <w:rPr>
          <w:rFonts w:ascii="Times New Roman" w:hAnsi="Times New Roman" w:cs="Times New Roman"/>
          <w:sz w:val="24"/>
          <w:szCs w:val="24"/>
        </w:rPr>
        <w:t xml:space="preserve"> </w:t>
      </w:r>
      <w:r w:rsidR="00A7720A">
        <w:rPr>
          <w:rFonts w:ascii="Times New Roman" w:hAnsi="Times New Roman" w:cs="Times New Roman"/>
          <w:sz w:val="24"/>
          <w:szCs w:val="24"/>
        </w:rPr>
        <w:t>rather than</w:t>
      </w:r>
      <w:r w:rsidR="00C07B67">
        <w:rPr>
          <w:rFonts w:ascii="Times New Roman" w:hAnsi="Times New Roman" w:cs="Times New Roman"/>
          <w:sz w:val="24"/>
          <w:szCs w:val="24"/>
        </w:rPr>
        <w:t xml:space="preserve"> absolute numbers. While EC</w:t>
      </w:r>
      <w:r w:rsidR="00C07B67" w:rsidRPr="00A7720A">
        <w:rPr>
          <w:rFonts w:ascii="Times New Roman" w:hAnsi="Times New Roman" w:cs="Times New Roman"/>
          <w:sz w:val="24"/>
          <w:szCs w:val="24"/>
          <w:vertAlign w:val="subscript"/>
        </w:rPr>
        <w:t>25</w:t>
      </w:r>
      <w:r w:rsidR="00C07B67">
        <w:rPr>
          <w:rFonts w:ascii="Times New Roman" w:hAnsi="Times New Roman" w:cs="Times New Roman"/>
          <w:sz w:val="24"/>
          <w:szCs w:val="24"/>
        </w:rPr>
        <w:t xml:space="preserve"> </w:t>
      </w:r>
      <w:r w:rsidR="00A7720A">
        <w:rPr>
          <w:rFonts w:ascii="Times New Roman" w:hAnsi="Times New Roman" w:cs="Times New Roman"/>
          <w:sz w:val="24"/>
          <w:szCs w:val="24"/>
        </w:rPr>
        <w:t xml:space="preserve">values </w:t>
      </w:r>
      <w:r w:rsidR="00C07B67">
        <w:rPr>
          <w:rFonts w:ascii="Times New Roman" w:hAnsi="Times New Roman" w:cs="Times New Roman"/>
          <w:sz w:val="24"/>
          <w:szCs w:val="24"/>
        </w:rPr>
        <w:t xml:space="preserve">are much lower than </w:t>
      </w:r>
      <w:r w:rsidR="00A7720A">
        <w:rPr>
          <w:rFonts w:ascii="Times New Roman" w:hAnsi="Times New Roman" w:cs="Times New Roman"/>
          <w:sz w:val="24"/>
          <w:szCs w:val="24"/>
        </w:rPr>
        <w:t>MIC values determined with the gold standard methods they correlate very</w:t>
      </w:r>
      <w:r w:rsidR="00A23B49">
        <w:rPr>
          <w:rFonts w:ascii="Times New Roman" w:hAnsi="Times New Roman" w:cs="Times New Roman"/>
          <w:sz w:val="24"/>
          <w:szCs w:val="24"/>
        </w:rPr>
        <w:t xml:space="preserve"> well. This allows to transform the EC</w:t>
      </w:r>
      <w:r w:rsidR="00A23B49" w:rsidRPr="00A23B49">
        <w:rPr>
          <w:rFonts w:ascii="Times New Roman" w:hAnsi="Times New Roman" w:cs="Times New Roman"/>
          <w:sz w:val="24"/>
          <w:szCs w:val="24"/>
          <w:vertAlign w:val="subscript"/>
        </w:rPr>
        <w:t>25</w:t>
      </w:r>
      <w:r w:rsidR="00A23B49">
        <w:rPr>
          <w:rFonts w:ascii="Times New Roman" w:hAnsi="Times New Roman" w:cs="Times New Roman"/>
          <w:sz w:val="24"/>
          <w:szCs w:val="24"/>
        </w:rPr>
        <w:t xml:space="preserve"> values to </w:t>
      </w:r>
      <w:r w:rsidR="004B1F68">
        <w:rPr>
          <w:rFonts w:ascii="Times New Roman" w:hAnsi="Times New Roman" w:cs="Times New Roman"/>
          <w:sz w:val="24"/>
          <w:szCs w:val="24"/>
        </w:rPr>
        <w:t xml:space="preserve">predict </w:t>
      </w:r>
      <w:r w:rsidR="00A23B49">
        <w:rPr>
          <w:rFonts w:ascii="Times New Roman" w:hAnsi="Times New Roman" w:cs="Times New Roman"/>
          <w:sz w:val="24"/>
          <w:szCs w:val="24"/>
        </w:rPr>
        <w:t xml:space="preserve">MIC </w:t>
      </w:r>
      <w:r w:rsidR="0022061C">
        <w:rPr>
          <w:rFonts w:ascii="Times New Roman" w:hAnsi="Times New Roman" w:cs="Times New Roman"/>
          <w:sz w:val="24"/>
          <w:szCs w:val="24"/>
        </w:rPr>
        <w:t xml:space="preserve">concentrations </w:t>
      </w:r>
      <w:r w:rsidR="000A7C6B">
        <w:rPr>
          <w:rFonts w:ascii="Times New Roman" w:hAnsi="Times New Roman" w:cs="Times New Roman"/>
          <w:sz w:val="24"/>
          <w:szCs w:val="24"/>
        </w:rPr>
        <w:t xml:space="preserve">and classify the results according to three categories, susceptible, intermediary resistant and resistant. </w:t>
      </w:r>
      <w:r w:rsidR="004B1F68">
        <w:rPr>
          <w:rFonts w:ascii="Times New Roman" w:hAnsi="Times New Roman" w:cs="Times New Roman"/>
          <w:sz w:val="24"/>
          <w:szCs w:val="24"/>
        </w:rPr>
        <w:t xml:space="preserve">Most notably all resistant strains have been recognized correctly by the predictor. </w:t>
      </w:r>
      <w:r w:rsidR="00205056">
        <w:rPr>
          <w:rFonts w:ascii="Times New Roman" w:hAnsi="Times New Roman" w:cs="Times New Roman"/>
          <w:sz w:val="24"/>
          <w:szCs w:val="24"/>
        </w:rPr>
        <w:t xml:space="preserve">The predictor we established should be validated using a large number of strains. </w:t>
      </w:r>
      <w:r w:rsidR="004B1F68">
        <w:rPr>
          <w:rFonts w:ascii="Times New Roman" w:hAnsi="Times New Roman" w:cs="Times New Roman"/>
          <w:sz w:val="24"/>
          <w:szCs w:val="24"/>
        </w:rPr>
        <w:t xml:space="preserve">Some of the intermediary resistant strains were classified wrong. This is not unexpected because the </w:t>
      </w:r>
      <w:proofErr w:type="spellStart"/>
      <w:r w:rsidR="004B1F68">
        <w:rPr>
          <w:rFonts w:ascii="Times New Roman" w:hAnsi="Times New Roman" w:cs="Times New Roman"/>
          <w:sz w:val="24"/>
          <w:szCs w:val="24"/>
        </w:rPr>
        <w:t>cutoff</w:t>
      </w:r>
      <w:proofErr w:type="spellEnd"/>
      <w:r w:rsidR="004B1F68">
        <w:rPr>
          <w:rFonts w:ascii="Times New Roman" w:hAnsi="Times New Roman" w:cs="Times New Roman"/>
          <w:sz w:val="24"/>
          <w:szCs w:val="24"/>
        </w:rPr>
        <w:t xml:space="preserve"> criteria were designed for </w:t>
      </w:r>
      <w:proofErr w:type="spellStart"/>
      <w:r w:rsidR="004B1F68">
        <w:rPr>
          <w:rFonts w:ascii="Times New Roman" w:hAnsi="Times New Roman" w:cs="Times New Roman"/>
          <w:sz w:val="24"/>
          <w:szCs w:val="24"/>
        </w:rPr>
        <w:t>Etest</w:t>
      </w:r>
      <w:proofErr w:type="spellEnd"/>
      <w:r w:rsidR="004B1F68">
        <w:rPr>
          <w:rFonts w:ascii="Times New Roman" w:hAnsi="Times New Roman" w:cs="Times New Roman"/>
          <w:sz w:val="24"/>
          <w:szCs w:val="24"/>
        </w:rPr>
        <w:t>, based on doubling dilutions that were rounded u</w:t>
      </w:r>
      <w:r w:rsidR="00362424">
        <w:rPr>
          <w:rFonts w:ascii="Times New Roman" w:hAnsi="Times New Roman" w:cs="Times New Roman"/>
          <w:sz w:val="24"/>
          <w:szCs w:val="24"/>
        </w:rPr>
        <w:t xml:space="preserve">p to the next higher dilution. </w:t>
      </w:r>
    </w:p>
    <w:p w14:paraId="76321197" w14:textId="77777777" w:rsidR="0019472E" w:rsidRDefault="0019472E" w:rsidP="00A17D4C">
      <w:pPr>
        <w:spacing w:line="480" w:lineRule="auto"/>
        <w:jc w:val="both"/>
        <w:rPr>
          <w:rFonts w:ascii="Times New Roman" w:hAnsi="Times New Roman" w:cs="Times New Roman"/>
          <w:sz w:val="24"/>
          <w:szCs w:val="24"/>
        </w:rPr>
      </w:pPr>
    </w:p>
    <w:p w14:paraId="79D9B362" w14:textId="77777777" w:rsidR="0019472E" w:rsidRDefault="0019472E" w:rsidP="00A17D4C">
      <w:pPr>
        <w:spacing w:line="480" w:lineRule="auto"/>
        <w:jc w:val="both"/>
        <w:rPr>
          <w:rFonts w:ascii="Times New Roman" w:hAnsi="Times New Roman" w:cs="Times New Roman"/>
          <w:sz w:val="24"/>
          <w:szCs w:val="24"/>
        </w:rPr>
      </w:pPr>
    </w:p>
    <w:p w14:paraId="2FC3AC2A" w14:textId="77777777" w:rsidR="0019472E" w:rsidRDefault="0019472E"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 systematic comparisons between different reference laboratories revealed that the intra laboratory reproducibility of all three methods is excellent but remains challenging between laboratories.</w:t>
      </w:r>
    </w:p>
    <w:p w14:paraId="00B0A0F3" w14:textId="77777777" w:rsidR="00205056" w:rsidRDefault="00205056"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summary the new assay shows an excellent performance in the selected quality control strains and antimicrobials. GW medium is a colourless and defined medium that can be used for classical MIC testing in liquid broth, in low resource settings without plate reader. Our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based method reduces the assay time significantly and opens up avenues for larger scale experiments in basic research. </w:t>
      </w:r>
    </w:p>
    <w:p w14:paraId="131B4E04" w14:textId="77777777" w:rsidR="00CC4705" w:rsidRDefault="00CC4705" w:rsidP="00A17D4C">
      <w:pPr>
        <w:spacing w:line="480" w:lineRule="auto"/>
        <w:rPr>
          <w:rFonts w:ascii="Times New Roman" w:hAnsi="Times New Roman" w:cs="Times New Roman"/>
          <w:sz w:val="24"/>
          <w:szCs w:val="24"/>
        </w:rPr>
      </w:pPr>
    </w:p>
    <w:p w14:paraId="198CAABA" w14:textId="77777777" w:rsidR="00CC4705" w:rsidRDefault="00CC4705" w:rsidP="00A17D4C">
      <w:pPr>
        <w:spacing w:line="480" w:lineRule="auto"/>
        <w:rPr>
          <w:rFonts w:ascii="Times New Roman" w:hAnsi="Times New Roman" w:cs="Times New Roman"/>
          <w:sz w:val="24"/>
          <w:szCs w:val="24"/>
        </w:rPr>
      </w:pPr>
    </w:p>
    <w:p w14:paraId="447E542F" w14:textId="77777777" w:rsidR="00F07649" w:rsidRPr="00782A68" w:rsidRDefault="00F07649" w:rsidP="00A17D4C">
      <w:pPr>
        <w:spacing w:after="0" w:line="480" w:lineRule="auto"/>
        <w:rPr>
          <w:rFonts w:ascii="Times New Roman" w:hAnsi="Times New Roman" w:cs="Times New Roman"/>
          <w:b/>
          <w:sz w:val="24"/>
          <w:szCs w:val="24"/>
        </w:rPr>
      </w:pPr>
      <w:r w:rsidRPr="00782A68">
        <w:rPr>
          <w:rFonts w:ascii="Times New Roman" w:hAnsi="Times New Roman" w:cs="Times New Roman"/>
          <w:b/>
          <w:sz w:val="24"/>
          <w:szCs w:val="24"/>
        </w:rPr>
        <w:t>ACKNOWLEDGEMENTS</w:t>
      </w:r>
    </w:p>
    <w:p w14:paraId="3D707085" w14:textId="77777777" w:rsidR="00F07649" w:rsidRDefault="00F07649" w:rsidP="00A17D4C">
      <w:pPr>
        <w:spacing w:line="480" w:lineRule="auto"/>
        <w:rPr>
          <w:rFonts w:ascii="Times New Roman" w:hAnsi="Times New Roman" w:cs="Times New Roman"/>
          <w:sz w:val="24"/>
          <w:szCs w:val="24"/>
        </w:rPr>
      </w:pPr>
      <w:r w:rsidRPr="00782A68">
        <w:rPr>
          <w:rFonts w:ascii="Times New Roman" w:hAnsi="Times New Roman" w:cs="Times New Roman"/>
          <w:sz w:val="24"/>
          <w:szCs w:val="24"/>
        </w:rPr>
        <w:t>The present study was funded through an Interdisciplinary PhD (</w:t>
      </w:r>
      <w:proofErr w:type="spellStart"/>
      <w:r w:rsidRPr="00782A68">
        <w:rPr>
          <w:rFonts w:ascii="Times New Roman" w:hAnsi="Times New Roman" w:cs="Times New Roman"/>
          <w:sz w:val="24"/>
          <w:szCs w:val="24"/>
        </w:rPr>
        <w:t>IPhD</w:t>
      </w:r>
      <w:proofErr w:type="spellEnd"/>
      <w:r w:rsidRPr="00782A68">
        <w:rPr>
          <w:rFonts w:ascii="Times New Roman" w:hAnsi="Times New Roman" w:cs="Times New Roman"/>
          <w:sz w:val="24"/>
          <w:szCs w:val="24"/>
        </w:rPr>
        <w:t>) project from SystemsX.ch (The Swiss Initiative for Systems Biology), RADAR-Go (</w:t>
      </w:r>
      <w:proofErr w:type="spellStart"/>
      <w:r w:rsidRPr="00782A68">
        <w:rPr>
          <w:rFonts w:ascii="Times New Roman" w:hAnsi="Times New Roman" w:cs="Times New Roman"/>
          <w:sz w:val="24"/>
          <w:szCs w:val="24"/>
        </w:rPr>
        <w:t>RApid</w:t>
      </w:r>
      <w:proofErr w:type="spellEnd"/>
      <w:r w:rsidRPr="00782A68">
        <w:rPr>
          <w:rFonts w:ascii="Times New Roman" w:hAnsi="Times New Roman" w:cs="Times New Roman"/>
          <w:sz w:val="24"/>
          <w:szCs w:val="24"/>
        </w:rPr>
        <w:t xml:space="preserve"> Diagnosis of Antibiotic Resistance in Gonorrhoea; funded by the Swiss Platform for Translational Medicine), and the </w:t>
      </w:r>
      <w:proofErr w:type="spellStart"/>
      <w:r w:rsidRPr="00782A68">
        <w:rPr>
          <w:rFonts w:ascii="Times New Roman" w:hAnsi="Times New Roman" w:cs="Times New Roman"/>
          <w:sz w:val="24"/>
          <w:szCs w:val="24"/>
        </w:rPr>
        <w:t>Örebro</w:t>
      </w:r>
      <w:proofErr w:type="spellEnd"/>
      <w:r w:rsidRPr="00782A68">
        <w:rPr>
          <w:rFonts w:ascii="Times New Roman" w:hAnsi="Times New Roman" w:cs="Times New Roman"/>
          <w:sz w:val="24"/>
          <w:szCs w:val="24"/>
        </w:rPr>
        <w:t xml:space="preserve"> County Council Research Committee and the Foundation for Medical Research at </w:t>
      </w:r>
      <w:proofErr w:type="spellStart"/>
      <w:r w:rsidRPr="00782A68">
        <w:rPr>
          <w:rFonts w:ascii="Times New Roman" w:hAnsi="Times New Roman" w:cs="Times New Roman"/>
          <w:sz w:val="24"/>
          <w:szCs w:val="24"/>
        </w:rPr>
        <w:t>Örebro</w:t>
      </w:r>
      <w:proofErr w:type="spellEnd"/>
      <w:r w:rsidRPr="00782A68">
        <w:rPr>
          <w:rFonts w:ascii="Times New Roman" w:hAnsi="Times New Roman" w:cs="Times New Roman"/>
          <w:sz w:val="24"/>
          <w:szCs w:val="24"/>
        </w:rPr>
        <w:t xml:space="preserve"> University Hospital, Sweden.</w:t>
      </w:r>
    </w:p>
    <w:p w14:paraId="1D996D98" w14:textId="77777777" w:rsidR="000B46D8" w:rsidRPr="00BD14BB" w:rsidRDefault="000B46D8" w:rsidP="00A17D4C">
      <w:pPr>
        <w:spacing w:line="480" w:lineRule="auto"/>
        <w:rPr>
          <w:rFonts w:ascii="Times New Roman" w:hAnsi="Times New Roman" w:cs="Times New Roman"/>
          <w:b/>
          <w:sz w:val="24"/>
          <w:szCs w:val="24"/>
          <w:lang w:val="de-CH"/>
        </w:rPr>
      </w:pPr>
      <w:r w:rsidRPr="00BD14BB">
        <w:rPr>
          <w:rFonts w:ascii="Times New Roman" w:hAnsi="Times New Roman" w:cs="Times New Roman"/>
          <w:b/>
          <w:sz w:val="24"/>
          <w:szCs w:val="24"/>
          <w:lang w:val="de-CH"/>
        </w:rPr>
        <w:t>REFERENCES</w:t>
      </w:r>
    </w:p>
    <w:p w14:paraId="1FB9EA3C" w14:textId="77777777" w:rsidR="005473EA" w:rsidRPr="005473EA" w:rsidRDefault="000B46D8" w:rsidP="005473EA">
      <w:pPr>
        <w:pStyle w:val="Bibliography"/>
        <w:rPr>
          <w:ins w:id="114" w:author="sunny" w:date="2016-11-03T17:45:00Z"/>
          <w:rFonts w:ascii="Times New Roman" w:hAnsi="Times New Roman" w:cs="Times New Roman"/>
          <w:sz w:val="24"/>
          <w:rPrChange w:id="115" w:author="sunny" w:date="2016-11-03T17:45:00Z">
            <w:rPr>
              <w:ins w:id="116" w:author="sunny" w:date="2016-11-03T17:45:00Z"/>
            </w:rPr>
          </w:rPrChange>
        </w:rPr>
        <w:pPrChange w:id="117" w:author="sunny" w:date="2016-11-03T17:45:00Z">
          <w:pPr>
            <w:widowControl w:val="0"/>
            <w:autoSpaceDE w:val="0"/>
            <w:autoSpaceDN w:val="0"/>
            <w:adjustRightInd w:val="0"/>
            <w:spacing w:after="0" w:line="240" w:lineRule="auto"/>
          </w:pPr>
        </w:pPrChange>
      </w:pPr>
      <w:r>
        <w:fldChar w:fldCharType="begin"/>
      </w:r>
      <w:ins w:id="118" w:author="sunny" w:date="2016-11-03T17:45:00Z">
        <w:r w:rsidR="005473EA">
          <w:rPr>
            <w:lang w:val="de-CH"/>
          </w:rPr>
          <w:instrText xml:space="preserve"> ADDIN ZOTERO_BIBL {"custom":[]} CSL_BIBLIOGRAPHY </w:instrText>
        </w:r>
      </w:ins>
      <w:del w:id="119" w:author="sunny" w:date="2016-11-03T17:45:00Z">
        <w:r w:rsidR="001D62D1" w:rsidRPr="00BD14BB" w:rsidDel="005473EA">
          <w:rPr>
            <w:lang w:val="de-CH"/>
          </w:rPr>
          <w:delInstrText xml:space="preserve"> ADDIN ZOTERO_BIBL {"custom":[]} CSL_BIBLIOGRAPHY </w:delInstrText>
        </w:r>
      </w:del>
      <w:r>
        <w:fldChar w:fldCharType="separate"/>
      </w:r>
      <w:ins w:id="120" w:author="sunny" w:date="2016-11-03T17:45:00Z">
        <w:r w:rsidR="005473EA" w:rsidRPr="005473EA">
          <w:rPr>
            <w:rFonts w:ascii="Times New Roman" w:hAnsi="Times New Roman" w:cs="Times New Roman"/>
            <w:sz w:val="24"/>
            <w:rPrChange w:id="121" w:author="sunny" w:date="2016-11-03T17:45:00Z">
              <w:rPr/>
            </w:rPrChange>
          </w:rPr>
          <w:t xml:space="preserve">1. </w:t>
        </w:r>
        <w:proofErr w:type="spellStart"/>
        <w:r w:rsidR="005473EA" w:rsidRPr="005473EA">
          <w:rPr>
            <w:rFonts w:ascii="Times New Roman" w:hAnsi="Times New Roman" w:cs="Times New Roman"/>
            <w:sz w:val="24"/>
            <w:rPrChange w:id="122" w:author="sunny" w:date="2016-11-03T17:45:00Z">
              <w:rPr/>
            </w:rPrChange>
          </w:rPr>
          <w:t>Biedenbach</w:t>
        </w:r>
        <w:proofErr w:type="spellEnd"/>
        <w:r w:rsidR="005473EA" w:rsidRPr="005473EA">
          <w:rPr>
            <w:rFonts w:ascii="Times New Roman" w:hAnsi="Times New Roman" w:cs="Times New Roman"/>
            <w:sz w:val="24"/>
            <w:rPrChange w:id="123" w:author="sunny" w:date="2016-11-03T17:45:00Z">
              <w:rPr/>
            </w:rPrChange>
          </w:rPr>
          <w:t xml:space="preserve"> DJ, Jones RN. Comparative assessment of </w:t>
        </w:r>
        <w:proofErr w:type="spellStart"/>
        <w:r w:rsidR="005473EA" w:rsidRPr="005473EA">
          <w:rPr>
            <w:rFonts w:ascii="Times New Roman" w:hAnsi="Times New Roman" w:cs="Times New Roman"/>
            <w:sz w:val="24"/>
            <w:rPrChange w:id="124" w:author="sunny" w:date="2016-11-03T17:45:00Z">
              <w:rPr/>
            </w:rPrChange>
          </w:rPr>
          <w:t>Etest</w:t>
        </w:r>
        <w:proofErr w:type="spellEnd"/>
        <w:r w:rsidR="005473EA" w:rsidRPr="005473EA">
          <w:rPr>
            <w:rFonts w:ascii="Times New Roman" w:hAnsi="Times New Roman" w:cs="Times New Roman"/>
            <w:sz w:val="24"/>
            <w:rPrChange w:id="125" w:author="sunny" w:date="2016-11-03T17:45:00Z">
              <w:rPr/>
            </w:rPrChange>
          </w:rPr>
          <w:t xml:space="preserve"> for testing susceptibilities of Neisseria </w:t>
        </w:r>
        <w:proofErr w:type="spellStart"/>
        <w:r w:rsidR="005473EA" w:rsidRPr="005473EA">
          <w:rPr>
            <w:rFonts w:ascii="Times New Roman" w:hAnsi="Times New Roman" w:cs="Times New Roman"/>
            <w:sz w:val="24"/>
            <w:rPrChange w:id="126" w:author="sunny" w:date="2016-11-03T17:45:00Z">
              <w:rPr/>
            </w:rPrChange>
          </w:rPr>
          <w:t>gonorrhoeae</w:t>
        </w:r>
        <w:proofErr w:type="spellEnd"/>
        <w:r w:rsidR="005473EA" w:rsidRPr="005473EA">
          <w:rPr>
            <w:rFonts w:ascii="Times New Roman" w:hAnsi="Times New Roman" w:cs="Times New Roman"/>
            <w:sz w:val="24"/>
            <w:rPrChange w:id="127" w:author="sunny" w:date="2016-11-03T17:45:00Z">
              <w:rPr/>
            </w:rPrChange>
          </w:rPr>
          <w:t xml:space="preserve"> to penicillin, tetracycline, ceftriaxone, </w:t>
        </w:r>
        <w:proofErr w:type="spellStart"/>
        <w:r w:rsidR="005473EA" w:rsidRPr="005473EA">
          <w:rPr>
            <w:rFonts w:ascii="Times New Roman" w:hAnsi="Times New Roman" w:cs="Times New Roman"/>
            <w:sz w:val="24"/>
            <w:rPrChange w:id="128" w:author="sunny" w:date="2016-11-03T17:45:00Z">
              <w:rPr/>
            </w:rPrChange>
          </w:rPr>
          <w:t>cefotaxime</w:t>
        </w:r>
        <w:proofErr w:type="spellEnd"/>
        <w:r w:rsidR="005473EA" w:rsidRPr="005473EA">
          <w:rPr>
            <w:rFonts w:ascii="Times New Roman" w:hAnsi="Times New Roman" w:cs="Times New Roman"/>
            <w:sz w:val="24"/>
            <w:rPrChange w:id="129" w:author="sunny" w:date="2016-11-03T17:45:00Z">
              <w:rPr/>
            </w:rPrChange>
          </w:rPr>
          <w:t xml:space="preserve">, and ciprofloxacin: investigation using 510(k) review criteria, recommended by the Food and Drug Administration. </w:t>
        </w:r>
        <w:r w:rsidR="005473EA" w:rsidRPr="005473EA">
          <w:rPr>
            <w:rFonts w:ascii="Times New Roman" w:hAnsi="Times New Roman" w:cs="Times New Roman"/>
            <w:i/>
            <w:iCs/>
            <w:sz w:val="24"/>
            <w:rPrChange w:id="130" w:author="sunny" w:date="2016-11-03T17:45:00Z">
              <w:rPr>
                <w:i/>
                <w:iCs/>
              </w:rPr>
            </w:rPrChange>
          </w:rPr>
          <w:t xml:space="preserve">J </w:t>
        </w:r>
        <w:proofErr w:type="spellStart"/>
        <w:r w:rsidR="005473EA" w:rsidRPr="005473EA">
          <w:rPr>
            <w:rFonts w:ascii="Times New Roman" w:hAnsi="Times New Roman" w:cs="Times New Roman"/>
            <w:i/>
            <w:iCs/>
            <w:sz w:val="24"/>
            <w:rPrChange w:id="131" w:author="sunny" w:date="2016-11-03T17:45:00Z">
              <w:rPr>
                <w:i/>
                <w:iCs/>
              </w:rPr>
            </w:rPrChange>
          </w:rPr>
          <w:t>Clin</w:t>
        </w:r>
        <w:proofErr w:type="spellEnd"/>
        <w:r w:rsidR="005473EA" w:rsidRPr="005473EA">
          <w:rPr>
            <w:rFonts w:ascii="Times New Roman" w:hAnsi="Times New Roman" w:cs="Times New Roman"/>
            <w:i/>
            <w:iCs/>
            <w:sz w:val="24"/>
            <w:rPrChange w:id="132" w:author="sunny" w:date="2016-11-03T17:45:00Z">
              <w:rPr>
                <w:i/>
                <w:iCs/>
              </w:rPr>
            </w:rPrChange>
          </w:rPr>
          <w:t xml:space="preserve"> </w:t>
        </w:r>
        <w:proofErr w:type="spellStart"/>
        <w:r w:rsidR="005473EA" w:rsidRPr="005473EA">
          <w:rPr>
            <w:rFonts w:ascii="Times New Roman" w:hAnsi="Times New Roman" w:cs="Times New Roman"/>
            <w:i/>
            <w:iCs/>
            <w:sz w:val="24"/>
            <w:rPrChange w:id="133" w:author="sunny" w:date="2016-11-03T17:45:00Z">
              <w:rPr>
                <w:i/>
                <w:iCs/>
              </w:rPr>
            </w:rPrChange>
          </w:rPr>
          <w:t>Microbiol</w:t>
        </w:r>
        <w:proofErr w:type="spellEnd"/>
        <w:r w:rsidR="005473EA" w:rsidRPr="005473EA">
          <w:rPr>
            <w:rFonts w:ascii="Times New Roman" w:hAnsi="Times New Roman" w:cs="Times New Roman"/>
            <w:sz w:val="24"/>
            <w:rPrChange w:id="134" w:author="sunny" w:date="2016-11-03T17:45:00Z">
              <w:rPr/>
            </w:rPrChange>
          </w:rPr>
          <w:t xml:space="preserve"> 1996; </w:t>
        </w:r>
        <w:r w:rsidR="005473EA" w:rsidRPr="005473EA">
          <w:rPr>
            <w:rFonts w:ascii="Times New Roman" w:hAnsi="Times New Roman" w:cs="Times New Roman"/>
            <w:b/>
            <w:bCs/>
            <w:sz w:val="24"/>
            <w:rPrChange w:id="135" w:author="sunny" w:date="2016-11-03T17:45:00Z">
              <w:rPr>
                <w:b/>
                <w:bCs/>
              </w:rPr>
            </w:rPrChange>
          </w:rPr>
          <w:t>34</w:t>
        </w:r>
        <w:r w:rsidR="005473EA" w:rsidRPr="005473EA">
          <w:rPr>
            <w:rFonts w:ascii="Times New Roman" w:hAnsi="Times New Roman" w:cs="Times New Roman"/>
            <w:sz w:val="24"/>
            <w:rPrChange w:id="136" w:author="sunny" w:date="2016-11-03T17:45:00Z">
              <w:rPr/>
            </w:rPrChange>
          </w:rPr>
          <w:t>: 3214–7.</w:t>
        </w:r>
      </w:ins>
    </w:p>
    <w:p w14:paraId="3A5BBD04" w14:textId="77777777" w:rsidR="005473EA" w:rsidRPr="005473EA" w:rsidRDefault="005473EA" w:rsidP="005473EA">
      <w:pPr>
        <w:pStyle w:val="Bibliography"/>
        <w:rPr>
          <w:ins w:id="137" w:author="sunny" w:date="2016-11-03T17:45:00Z"/>
          <w:rFonts w:ascii="Times New Roman" w:hAnsi="Times New Roman" w:cs="Times New Roman"/>
          <w:sz w:val="24"/>
          <w:rPrChange w:id="138" w:author="sunny" w:date="2016-11-03T17:45:00Z">
            <w:rPr>
              <w:ins w:id="139" w:author="sunny" w:date="2016-11-03T17:45:00Z"/>
            </w:rPr>
          </w:rPrChange>
        </w:rPr>
        <w:pPrChange w:id="140" w:author="sunny" w:date="2016-11-03T17:45:00Z">
          <w:pPr>
            <w:widowControl w:val="0"/>
            <w:autoSpaceDE w:val="0"/>
            <w:autoSpaceDN w:val="0"/>
            <w:adjustRightInd w:val="0"/>
            <w:spacing w:after="0" w:line="240" w:lineRule="auto"/>
          </w:pPr>
        </w:pPrChange>
      </w:pPr>
      <w:ins w:id="141" w:author="sunny" w:date="2016-11-03T17:45:00Z">
        <w:r w:rsidRPr="005473EA">
          <w:rPr>
            <w:rFonts w:ascii="Times New Roman" w:hAnsi="Times New Roman" w:cs="Times New Roman"/>
            <w:sz w:val="24"/>
            <w:rPrChange w:id="142" w:author="sunny" w:date="2016-11-03T17:45:00Z">
              <w:rPr/>
            </w:rPrChange>
          </w:rPr>
          <w:t xml:space="preserve">2. Liu H, Taylor TH, </w:t>
        </w:r>
        <w:proofErr w:type="spellStart"/>
        <w:r w:rsidRPr="005473EA">
          <w:rPr>
            <w:rFonts w:ascii="Times New Roman" w:hAnsi="Times New Roman" w:cs="Times New Roman"/>
            <w:sz w:val="24"/>
            <w:rPrChange w:id="143" w:author="sunny" w:date="2016-11-03T17:45:00Z">
              <w:rPr/>
            </w:rPrChange>
          </w:rPr>
          <w:t>Pettus</w:t>
        </w:r>
        <w:proofErr w:type="spellEnd"/>
        <w:r w:rsidRPr="005473EA">
          <w:rPr>
            <w:rFonts w:ascii="Times New Roman" w:hAnsi="Times New Roman" w:cs="Times New Roman"/>
            <w:sz w:val="24"/>
            <w:rPrChange w:id="144" w:author="sunny" w:date="2016-11-03T17:45:00Z">
              <w:rPr/>
            </w:rPrChange>
          </w:rPr>
          <w:t xml:space="preserve"> K, Trees D. Assessment of </w:t>
        </w:r>
        <w:proofErr w:type="spellStart"/>
        <w:r w:rsidRPr="005473EA">
          <w:rPr>
            <w:rFonts w:ascii="Times New Roman" w:hAnsi="Times New Roman" w:cs="Times New Roman"/>
            <w:sz w:val="24"/>
            <w:rPrChange w:id="145" w:author="sunny" w:date="2016-11-03T17:45:00Z">
              <w:rPr/>
            </w:rPrChange>
          </w:rPr>
          <w:t>Etest</w:t>
        </w:r>
        <w:proofErr w:type="spellEnd"/>
        <w:r w:rsidRPr="005473EA">
          <w:rPr>
            <w:rFonts w:ascii="Times New Roman" w:hAnsi="Times New Roman" w:cs="Times New Roman"/>
            <w:sz w:val="24"/>
            <w:rPrChange w:id="146" w:author="sunny" w:date="2016-11-03T17:45:00Z">
              <w:rPr/>
            </w:rPrChange>
          </w:rPr>
          <w:t xml:space="preserve"> as an Alternative to Agar Dilution for Antimicrobial Susceptibility Testing of Neisseria </w:t>
        </w:r>
        <w:proofErr w:type="spellStart"/>
        <w:r w:rsidRPr="005473EA">
          <w:rPr>
            <w:rFonts w:ascii="Times New Roman" w:hAnsi="Times New Roman" w:cs="Times New Roman"/>
            <w:sz w:val="24"/>
            <w:rPrChange w:id="147" w:author="sunny" w:date="2016-11-03T17:45:00Z">
              <w:rPr/>
            </w:rPrChange>
          </w:rPr>
          <w:t>gonorrhoeae</w:t>
        </w:r>
        <w:proofErr w:type="spellEnd"/>
        <w:r w:rsidRPr="005473EA">
          <w:rPr>
            <w:rFonts w:ascii="Times New Roman" w:hAnsi="Times New Roman" w:cs="Times New Roman"/>
            <w:sz w:val="24"/>
            <w:rPrChange w:id="148" w:author="sunny" w:date="2016-11-03T17:45:00Z">
              <w:rPr/>
            </w:rPrChange>
          </w:rPr>
          <w:t xml:space="preserve">. </w:t>
        </w:r>
        <w:r w:rsidRPr="005473EA">
          <w:rPr>
            <w:rFonts w:ascii="Times New Roman" w:hAnsi="Times New Roman" w:cs="Times New Roman"/>
            <w:i/>
            <w:iCs/>
            <w:sz w:val="24"/>
            <w:rPrChange w:id="149" w:author="sunny" w:date="2016-11-03T17:45:00Z">
              <w:rPr>
                <w:i/>
                <w:iCs/>
              </w:rPr>
            </w:rPrChange>
          </w:rPr>
          <w:t xml:space="preserve">J </w:t>
        </w:r>
        <w:proofErr w:type="spellStart"/>
        <w:r w:rsidRPr="005473EA">
          <w:rPr>
            <w:rFonts w:ascii="Times New Roman" w:hAnsi="Times New Roman" w:cs="Times New Roman"/>
            <w:i/>
            <w:iCs/>
            <w:sz w:val="24"/>
            <w:rPrChange w:id="150" w:author="sunny" w:date="2016-11-03T17:45:00Z">
              <w:rPr>
                <w:i/>
                <w:iCs/>
              </w:rPr>
            </w:rPrChange>
          </w:rPr>
          <w:t>Clin</w:t>
        </w:r>
        <w:proofErr w:type="spellEnd"/>
        <w:r w:rsidRPr="005473EA">
          <w:rPr>
            <w:rFonts w:ascii="Times New Roman" w:hAnsi="Times New Roman" w:cs="Times New Roman"/>
            <w:i/>
            <w:iCs/>
            <w:sz w:val="24"/>
            <w:rPrChange w:id="151" w:author="sunny" w:date="2016-11-03T17:45:00Z">
              <w:rPr>
                <w:i/>
                <w:iCs/>
              </w:rPr>
            </w:rPrChange>
          </w:rPr>
          <w:t xml:space="preserve"> </w:t>
        </w:r>
        <w:proofErr w:type="spellStart"/>
        <w:r w:rsidRPr="005473EA">
          <w:rPr>
            <w:rFonts w:ascii="Times New Roman" w:hAnsi="Times New Roman" w:cs="Times New Roman"/>
            <w:i/>
            <w:iCs/>
            <w:sz w:val="24"/>
            <w:rPrChange w:id="152" w:author="sunny" w:date="2016-11-03T17:45:00Z">
              <w:rPr>
                <w:i/>
                <w:iCs/>
              </w:rPr>
            </w:rPrChange>
          </w:rPr>
          <w:t>Microbiol</w:t>
        </w:r>
        <w:proofErr w:type="spellEnd"/>
        <w:r w:rsidRPr="005473EA">
          <w:rPr>
            <w:rFonts w:ascii="Times New Roman" w:hAnsi="Times New Roman" w:cs="Times New Roman"/>
            <w:sz w:val="24"/>
            <w:rPrChange w:id="153" w:author="sunny" w:date="2016-11-03T17:45:00Z">
              <w:rPr/>
            </w:rPrChange>
          </w:rPr>
          <w:t xml:space="preserve"> 2014; </w:t>
        </w:r>
        <w:r w:rsidRPr="005473EA">
          <w:rPr>
            <w:rFonts w:ascii="Times New Roman" w:hAnsi="Times New Roman" w:cs="Times New Roman"/>
            <w:b/>
            <w:bCs/>
            <w:sz w:val="24"/>
            <w:rPrChange w:id="154" w:author="sunny" w:date="2016-11-03T17:45:00Z">
              <w:rPr>
                <w:b/>
                <w:bCs/>
              </w:rPr>
            </w:rPrChange>
          </w:rPr>
          <w:t>52</w:t>
        </w:r>
        <w:r w:rsidRPr="005473EA">
          <w:rPr>
            <w:rFonts w:ascii="Times New Roman" w:hAnsi="Times New Roman" w:cs="Times New Roman"/>
            <w:sz w:val="24"/>
            <w:rPrChange w:id="155" w:author="sunny" w:date="2016-11-03T17:45:00Z">
              <w:rPr/>
            </w:rPrChange>
          </w:rPr>
          <w:t>: 1435–40.</w:t>
        </w:r>
      </w:ins>
    </w:p>
    <w:p w14:paraId="6C6F0549" w14:textId="77777777" w:rsidR="005473EA" w:rsidRPr="005473EA" w:rsidRDefault="005473EA" w:rsidP="005473EA">
      <w:pPr>
        <w:pStyle w:val="Bibliography"/>
        <w:rPr>
          <w:ins w:id="156" w:author="sunny" w:date="2016-11-03T17:45:00Z"/>
          <w:rFonts w:ascii="Times New Roman" w:hAnsi="Times New Roman" w:cs="Times New Roman"/>
          <w:sz w:val="24"/>
          <w:rPrChange w:id="157" w:author="sunny" w:date="2016-11-03T17:45:00Z">
            <w:rPr>
              <w:ins w:id="158" w:author="sunny" w:date="2016-11-03T17:45:00Z"/>
            </w:rPr>
          </w:rPrChange>
        </w:rPr>
        <w:pPrChange w:id="159" w:author="sunny" w:date="2016-11-03T17:45:00Z">
          <w:pPr>
            <w:widowControl w:val="0"/>
            <w:autoSpaceDE w:val="0"/>
            <w:autoSpaceDN w:val="0"/>
            <w:adjustRightInd w:val="0"/>
            <w:spacing w:after="0" w:line="240" w:lineRule="auto"/>
          </w:pPr>
        </w:pPrChange>
      </w:pPr>
      <w:ins w:id="160" w:author="sunny" w:date="2016-11-03T17:45:00Z">
        <w:r w:rsidRPr="005473EA">
          <w:rPr>
            <w:rFonts w:ascii="Times New Roman" w:hAnsi="Times New Roman" w:cs="Times New Roman"/>
            <w:sz w:val="24"/>
            <w:rPrChange w:id="161" w:author="sunny" w:date="2016-11-03T17:45:00Z">
              <w:rPr/>
            </w:rPrChange>
          </w:rPr>
          <w:t xml:space="preserve">3. Singh V, </w:t>
        </w:r>
        <w:proofErr w:type="spellStart"/>
        <w:r w:rsidRPr="005473EA">
          <w:rPr>
            <w:rFonts w:ascii="Times New Roman" w:hAnsi="Times New Roman" w:cs="Times New Roman"/>
            <w:sz w:val="24"/>
            <w:rPrChange w:id="162" w:author="sunny" w:date="2016-11-03T17:45:00Z">
              <w:rPr/>
            </w:rPrChange>
          </w:rPr>
          <w:t>Bala</w:t>
        </w:r>
        <w:proofErr w:type="spellEnd"/>
        <w:r w:rsidRPr="005473EA">
          <w:rPr>
            <w:rFonts w:ascii="Times New Roman" w:hAnsi="Times New Roman" w:cs="Times New Roman"/>
            <w:sz w:val="24"/>
            <w:rPrChange w:id="163" w:author="sunny" w:date="2016-11-03T17:45:00Z">
              <w:rPr/>
            </w:rPrChange>
          </w:rPr>
          <w:t xml:space="preserve"> M, </w:t>
        </w:r>
        <w:proofErr w:type="spellStart"/>
        <w:r w:rsidRPr="005473EA">
          <w:rPr>
            <w:rFonts w:ascii="Times New Roman" w:hAnsi="Times New Roman" w:cs="Times New Roman"/>
            <w:sz w:val="24"/>
            <w:rPrChange w:id="164" w:author="sunny" w:date="2016-11-03T17:45:00Z">
              <w:rPr/>
            </w:rPrChange>
          </w:rPr>
          <w:t>Kakran</w:t>
        </w:r>
        <w:proofErr w:type="spellEnd"/>
        <w:r w:rsidRPr="005473EA">
          <w:rPr>
            <w:rFonts w:ascii="Times New Roman" w:hAnsi="Times New Roman" w:cs="Times New Roman"/>
            <w:sz w:val="24"/>
            <w:rPrChange w:id="165" w:author="sunny" w:date="2016-11-03T17:45:00Z">
              <w:rPr/>
            </w:rPrChange>
          </w:rPr>
          <w:t xml:space="preserve"> M, Ramesh V. Comparative assessment of CDS, CLSI disc diffusion and </w:t>
        </w:r>
        <w:proofErr w:type="spellStart"/>
        <w:r w:rsidRPr="005473EA">
          <w:rPr>
            <w:rFonts w:ascii="Times New Roman" w:hAnsi="Times New Roman" w:cs="Times New Roman"/>
            <w:sz w:val="24"/>
            <w:rPrChange w:id="166" w:author="sunny" w:date="2016-11-03T17:45:00Z">
              <w:rPr/>
            </w:rPrChange>
          </w:rPr>
          <w:t>Etest</w:t>
        </w:r>
        <w:proofErr w:type="spellEnd"/>
        <w:r w:rsidRPr="005473EA">
          <w:rPr>
            <w:rFonts w:ascii="Times New Roman" w:hAnsi="Times New Roman" w:cs="Times New Roman"/>
            <w:sz w:val="24"/>
            <w:rPrChange w:id="167" w:author="sunny" w:date="2016-11-03T17:45:00Z">
              <w:rPr/>
            </w:rPrChange>
          </w:rPr>
          <w:t xml:space="preserve"> techniques for antimicrobial susceptibility testing of Neisseria </w:t>
        </w:r>
        <w:proofErr w:type="spellStart"/>
        <w:r w:rsidRPr="005473EA">
          <w:rPr>
            <w:rFonts w:ascii="Times New Roman" w:hAnsi="Times New Roman" w:cs="Times New Roman"/>
            <w:sz w:val="24"/>
            <w:rPrChange w:id="168" w:author="sunny" w:date="2016-11-03T17:45:00Z">
              <w:rPr/>
            </w:rPrChange>
          </w:rPr>
          <w:t>gonorrhoeae</w:t>
        </w:r>
        <w:proofErr w:type="spellEnd"/>
        <w:r w:rsidRPr="005473EA">
          <w:rPr>
            <w:rFonts w:ascii="Times New Roman" w:hAnsi="Times New Roman" w:cs="Times New Roman"/>
            <w:sz w:val="24"/>
            <w:rPrChange w:id="169" w:author="sunny" w:date="2016-11-03T17:45:00Z">
              <w:rPr/>
            </w:rPrChange>
          </w:rPr>
          <w:t xml:space="preserve">: a 6-year study. </w:t>
        </w:r>
        <w:r w:rsidRPr="005473EA">
          <w:rPr>
            <w:rFonts w:ascii="Times New Roman" w:hAnsi="Times New Roman" w:cs="Times New Roman"/>
            <w:i/>
            <w:iCs/>
            <w:sz w:val="24"/>
            <w:rPrChange w:id="170" w:author="sunny" w:date="2016-11-03T17:45:00Z">
              <w:rPr>
                <w:i/>
                <w:iCs/>
              </w:rPr>
            </w:rPrChange>
          </w:rPr>
          <w:t>BMJ Open</w:t>
        </w:r>
        <w:r w:rsidRPr="005473EA">
          <w:rPr>
            <w:rFonts w:ascii="Times New Roman" w:hAnsi="Times New Roman" w:cs="Times New Roman"/>
            <w:sz w:val="24"/>
            <w:rPrChange w:id="171" w:author="sunny" w:date="2016-11-03T17:45:00Z">
              <w:rPr/>
            </w:rPrChange>
          </w:rPr>
          <w:t xml:space="preserve"> 2012; </w:t>
        </w:r>
        <w:r w:rsidRPr="005473EA">
          <w:rPr>
            <w:rFonts w:ascii="Times New Roman" w:hAnsi="Times New Roman" w:cs="Times New Roman"/>
            <w:b/>
            <w:bCs/>
            <w:sz w:val="24"/>
            <w:rPrChange w:id="172" w:author="sunny" w:date="2016-11-03T17:45:00Z">
              <w:rPr>
                <w:b/>
                <w:bCs/>
              </w:rPr>
            </w:rPrChange>
          </w:rPr>
          <w:t>2</w:t>
        </w:r>
        <w:r w:rsidRPr="005473EA">
          <w:rPr>
            <w:rFonts w:ascii="Times New Roman" w:hAnsi="Times New Roman" w:cs="Times New Roman"/>
            <w:sz w:val="24"/>
            <w:rPrChange w:id="173" w:author="sunny" w:date="2016-11-03T17:45:00Z">
              <w:rPr/>
            </w:rPrChange>
          </w:rPr>
          <w:t>: e000969.</w:t>
        </w:r>
      </w:ins>
    </w:p>
    <w:p w14:paraId="7A2AC29E" w14:textId="77777777" w:rsidR="005473EA" w:rsidRPr="005473EA" w:rsidRDefault="005473EA" w:rsidP="005473EA">
      <w:pPr>
        <w:pStyle w:val="Bibliography"/>
        <w:rPr>
          <w:ins w:id="174" w:author="sunny" w:date="2016-11-03T17:45:00Z"/>
          <w:rFonts w:ascii="Times New Roman" w:hAnsi="Times New Roman" w:cs="Times New Roman"/>
          <w:sz w:val="24"/>
          <w:rPrChange w:id="175" w:author="sunny" w:date="2016-11-03T17:45:00Z">
            <w:rPr>
              <w:ins w:id="176" w:author="sunny" w:date="2016-11-03T17:45:00Z"/>
            </w:rPr>
          </w:rPrChange>
        </w:rPr>
        <w:pPrChange w:id="177" w:author="sunny" w:date="2016-11-03T17:45:00Z">
          <w:pPr>
            <w:widowControl w:val="0"/>
            <w:autoSpaceDE w:val="0"/>
            <w:autoSpaceDN w:val="0"/>
            <w:adjustRightInd w:val="0"/>
            <w:spacing w:after="0" w:line="240" w:lineRule="auto"/>
          </w:pPr>
        </w:pPrChange>
      </w:pPr>
      <w:ins w:id="178" w:author="sunny" w:date="2016-11-03T17:45:00Z">
        <w:r w:rsidRPr="005473EA">
          <w:rPr>
            <w:rFonts w:ascii="Times New Roman" w:hAnsi="Times New Roman" w:cs="Times New Roman"/>
            <w:sz w:val="24"/>
            <w:rPrChange w:id="179" w:author="sunny" w:date="2016-11-03T17:45:00Z">
              <w:rPr/>
            </w:rPrChange>
          </w:rPr>
          <w:lastRenderedPageBreak/>
          <w:t xml:space="preserve">4. </w:t>
        </w:r>
        <w:proofErr w:type="spellStart"/>
        <w:r w:rsidRPr="005473EA">
          <w:rPr>
            <w:rFonts w:ascii="Times New Roman" w:hAnsi="Times New Roman" w:cs="Times New Roman"/>
            <w:sz w:val="24"/>
            <w:rPrChange w:id="180" w:author="sunny" w:date="2016-11-03T17:45:00Z">
              <w:rPr/>
            </w:rPrChange>
          </w:rPr>
          <w:t>Gose</w:t>
        </w:r>
        <w:proofErr w:type="spellEnd"/>
        <w:r w:rsidRPr="005473EA">
          <w:rPr>
            <w:rFonts w:ascii="Times New Roman" w:hAnsi="Times New Roman" w:cs="Times New Roman"/>
            <w:sz w:val="24"/>
            <w:rPrChange w:id="181" w:author="sunny" w:date="2016-11-03T17:45:00Z">
              <w:rPr/>
            </w:rPrChange>
          </w:rPr>
          <w:t xml:space="preserve"> S, Kong CJ, Lee Y, </w:t>
        </w:r>
        <w:r w:rsidRPr="005473EA">
          <w:rPr>
            <w:rFonts w:ascii="Times New Roman" w:hAnsi="Times New Roman" w:cs="Times New Roman"/>
            <w:i/>
            <w:iCs/>
            <w:sz w:val="24"/>
            <w:rPrChange w:id="182" w:author="sunny" w:date="2016-11-03T17:45:00Z">
              <w:rPr>
                <w:i/>
                <w:iCs/>
              </w:rPr>
            </w:rPrChange>
          </w:rPr>
          <w:t>et al.</w:t>
        </w:r>
        <w:r w:rsidRPr="005473EA">
          <w:rPr>
            <w:rFonts w:ascii="Times New Roman" w:hAnsi="Times New Roman" w:cs="Times New Roman"/>
            <w:sz w:val="24"/>
            <w:rPrChange w:id="183" w:author="sunny" w:date="2016-11-03T17:45:00Z">
              <w:rPr/>
            </w:rPrChange>
          </w:rPr>
          <w:t xml:space="preserve"> Comparison of Neisseria </w:t>
        </w:r>
        <w:proofErr w:type="spellStart"/>
        <w:r w:rsidRPr="005473EA">
          <w:rPr>
            <w:rFonts w:ascii="Times New Roman" w:hAnsi="Times New Roman" w:cs="Times New Roman"/>
            <w:sz w:val="24"/>
            <w:rPrChange w:id="184" w:author="sunny" w:date="2016-11-03T17:45:00Z">
              <w:rPr/>
            </w:rPrChange>
          </w:rPr>
          <w:t>gonorrhoeae</w:t>
        </w:r>
        <w:proofErr w:type="spellEnd"/>
        <w:r w:rsidRPr="005473EA">
          <w:rPr>
            <w:rFonts w:ascii="Times New Roman" w:hAnsi="Times New Roman" w:cs="Times New Roman"/>
            <w:sz w:val="24"/>
            <w:rPrChange w:id="185" w:author="sunny" w:date="2016-11-03T17:45:00Z">
              <w:rPr/>
            </w:rPrChange>
          </w:rPr>
          <w:t xml:space="preserve"> MICs obtained by </w:t>
        </w:r>
        <w:proofErr w:type="spellStart"/>
        <w:r w:rsidRPr="005473EA">
          <w:rPr>
            <w:rFonts w:ascii="Times New Roman" w:hAnsi="Times New Roman" w:cs="Times New Roman"/>
            <w:sz w:val="24"/>
            <w:rPrChange w:id="186" w:author="sunny" w:date="2016-11-03T17:45:00Z">
              <w:rPr/>
            </w:rPrChange>
          </w:rPr>
          <w:t>Etest</w:t>
        </w:r>
        <w:proofErr w:type="spellEnd"/>
        <w:r w:rsidRPr="005473EA">
          <w:rPr>
            <w:rFonts w:ascii="Times New Roman" w:hAnsi="Times New Roman" w:cs="Times New Roman"/>
            <w:sz w:val="24"/>
            <w:rPrChange w:id="187" w:author="sunny" w:date="2016-11-03T17:45:00Z">
              <w:rPr/>
            </w:rPrChange>
          </w:rPr>
          <w:t xml:space="preserve"> and agar dilution for ceftriaxone, </w:t>
        </w:r>
        <w:proofErr w:type="spellStart"/>
        <w:r w:rsidRPr="005473EA">
          <w:rPr>
            <w:rFonts w:ascii="Times New Roman" w:hAnsi="Times New Roman" w:cs="Times New Roman"/>
            <w:sz w:val="24"/>
            <w:rPrChange w:id="188" w:author="sunny" w:date="2016-11-03T17:45:00Z">
              <w:rPr/>
            </w:rPrChange>
          </w:rPr>
          <w:t>cefpodoxime</w:t>
        </w:r>
        <w:proofErr w:type="spellEnd"/>
        <w:r w:rsidRPr="005473EA">
          <w:rPr>
            <w:rFonts w:ascii="Times New Roman" w:hAnsi="Times New Roman" w:cs="Times New Roman"/>
            <w:sz w:val="24"/>
            <w:rPrChange w:id="189" w:author="sunny" w:date="2016-11-03T17:45:00Z">
              <w:rPr/>
            </w:rPrChange>
          </w:rPr>
          <w:t xml:space="preserve">, </w:t>
        </w:r>
        <w:proofErr w:type="spellStart"/>
        <w:r w:rsidRPr="005473EA">
          <w:rPr>
            <w:rFonts w:ascii="Times New Roman" w:hAnsi="Times New Roman" w:cs="Times New Roman"/>
            <w:sz w:val="24"/>
            <w:rPrChange w:id="190" w:author="sunny" w:date="2016-11-03T17:45:00Z">
              <w:rPr/>
            </w:rPrChange>
          </w:rPr>
          <w:t>cefixime</w:t>
        </w:r>
        <w:proofErr w:type="spellEnd"/>
        <w:r w:rsidRPr="005473EA">
          <w:rPr>
            <w:rFonts w:ascii="Times New Roman" w:hAnsi="Times New Roman" w:cs="Times New Roman"/>
            <w:sz w:val="24"/>
            <w:rPrChange w:id="191" w:author="sunny" w:date="2016-11-03T17:45:00Z">
              <w:rPr/>
            </w:rPrChange>
          </w:rPr>
          <w:t xml:space="preserve"> and azithromycin. </w:t>
        </w:r>
        <w:r w:rsidRPr="005473EA">
          <w:rPr>
            <w:rFonts w:ascii="Times New Roman" w:hAnsi="Times New Roman" w:cs="Times New Roman"/>
            <w:i/>
            <w:iCs/>
            <w:sz w:val="24"/>
            <w:rPrChange w:id="192" w:author="sunny" w:date="2016-11-03T17:45:00Z">
              <w:rPr>
                <w:i/>
                <w:iCs/>
              </w:rPr>
            </w:rPrChange>
          </w:rPr>
          <w:t xml:space="preserve">J </w:t>
        </w:r>
        <w:proofErr w:type="spellStart"/>
        <w:r w:rsidRPr="005473EA">
          <w:rPr>
            <w:rFonts w:ascii="Times New Roman" w:hAnsi="Times New Roman" w:cs="Times New Roman"/>
            <w:i/>
            <w:iCs/>
            <w:sz w:val="24"/>
            <w:rPrChange w:id="193" w:author="sunny" w:date="2016-11-03T17:45:00Z">
              <w:rPr>
                <w:i/>
                <w:iCs/>
              </w:rPr>
            </w:rPrChange>
          </w:rPr>
          <w:t>Microbiol</w:t>
        </w:r>
        <w:proofErr w:type="spellEnd"/>
        <w:r w:rsidRPr="005473EA">
          <w:rPr>
            <w:rFonts w:ascii="Times New Roman" w:hAnsi="Times New Roman" w:cs="Times New Roman"/>
            <w:i/>
            <w:iCs/>
            <w:sz w:val="24"/>
            <w:rPrChange w:id="194" w:author="sunny" w:date="2016-11-03T17:45:00Z">
              <w:rPr>
                <w:i/>
                <w:iCs/>
              </w:rPr>
            </w:rPrChange>
          </w:rPr>
          <w:t xml:space="preserve"> Methods</w:t>
        </w:r>
        <w:r w:rsidRPr="005473EA">
          <w:rPr>
            <w:rFonts w:ascii="Times New Roman" w:hAnsi="Times New Roman" w:cs="Times New Roman"/>
            <w:sz w:val="24"/>
            <w:rPrChange w:id="195" w:author="sunny" w:date="2016-11-03T17:45:00Z">
              <w:rPr/>
            </w:rPrChange>
          </w:rPr>
          <w:t xml:space="preserve"> 2013; </w:t>
        </w:r>
        <w:r w:rsidRPr="005473EA">
          <w:rPr>
            <w:rFonts w:ascii="Times New Roman" w:hAnsi="Times New Roman" w:cs="Times New Roman"/>
            <w:b/>
            <w:bCs/>
            <w:sz w:val="24"/>
            <w:rPrChange w:id="196" w:author="sunny" w:date="2016-11-03T17:45:00Z">
              <w:rPr>
                <w:b/>
                <w:bCs/>
              </w:rPr>
            </w:rPrChange>
          </w:rPr>
          <w:t>95</w:t>
        </w:r>
        <w:r w:rsidRPr="005473EA">
          <w:rPr>
            <w:rFonts w:ascii="Times New Roman" w:hAnsi="Times New Roman" w:cs="Times New Roman"/>
            <w:sz w:val="24"/>
            <w:rPrChange w:id="197" w:author="sunny" w:date="2016-11-03T17:45:00Z">
              <w:rPr/>
            </w:rPrChange>
          </w:rPr>
          <w:t>: 379–80.</w:t>
        </w:r>
      </w:ins>
    </w:p>
    <w:p w14:paraId="55792667" w14:textId="77777777" w:rsidR="005473EA" w:rsidRPr="005473EA" w:rsidRDefault="005473EA" w:rsidP="005473EA">
      <w:pPr>
        <w:pStyle w:val="Bibliography"/>
        <w:rPr>
          <w:ins w:id="198" w:author="sunny" w:date="2016-11-03T17:45:00Z"/>
          <w:rFonts w:ascii="Times New Roman" w:hAnsi="Times New Roman" w:cs="Times New Roman"/>
          <w:sz w:val="24"/>
          <w:rPrChange w:id="199" w:author="sunny" w:date="2016-11-03T17:45:00Z">
            <w:rPr>
              <w:ins w:id="200" w:author="sunny" w:date="2016-11-03T17:45:00Z"/>
            </w:rPr>
          </w:rPrChange>
        </w:rPr>
        <w:pPrChange w:id="201" w:author="sunny" w:date="2016-11-03T17:45:00Z">
          <w:pPr>
            <w:widowControl w:val="0"/>
            <w:autoSpaceDE w:val="0"/>
            <w:autoSpaceDN w:val="0"/>
            <w:adjustRightInd w:val="0"/>
            <w:spacing w:after="0" w:line="240" w:lineRule="auto"/>
          </w:pPr>
        </w:pPrChange>
      </w:pPr>
      <w:ins w:id="202" w:author="sunny" w:date="2016-11-03T17:45:00Z">
        <w:r w:rsidRPr="005473EA">
          <w:rPr>
            <w:rFonts w:ascii="Times New Roman" w:hAnsi="Times New Roman" w:cs="Times New Roman"/>
            <w:sz w:val="24"/>
            <w:rPrChange w:id="203" w:author="sunny" w:date="2016-11-03T17:45:00Z">
              <w:rPr/>
            </w:rPrChange>
          </w:rPr>
          <w:t xml:space="preserve">5. Liao C-H, Lai C-C, Hsu M-S, </w:t>
        </w:r>
        <w:r w:rsidRPr="005473EA">
          <w:rPr>
            <w:rFonts w:ascii="Times New Roman" w:hAnsi="Times New Roman" w:cs="Times New Roman"/>
            <w:i/>
            <w:iCs/>
            <w:sz w:val="24"/>
            <w:rPrChange w:id="204" w:author="sunny" w:date="2016-11-03T17:45:00Z">
              <w:rPr>
                <w:i/>
                <w:iCs/>
              </w:rPr>
            </w:rPrChange>
          </w:rPr>
          <w:t>et al.</w:t>
        </w:r>
        <w:r w:rsidRPr="005473EA">
          <w:rPr>
            <w:rFonts w:ascii="Times New Roman" w:hAnsi="Times New Roman" w:cs="Times New Roman"/>
            <w:sz w:val="24"/>
            <w:rPrChange w:id="205" w:author="sunny" w:date="2016-11-03T17:45:00Z">
              <w:rPr/>
            </w:rPrChange>
          </w:rPr>
          <w:t xml:space="preserve"> Antimicrobial susceptibility of Neisseria </w:t>
        </w:r>
        <w:proofErr w:type="spellStart"/>
        <w:r w:rsidRPr="005473EA">
          <w:rPr>
            <w:rFonts w:ascii="Times New Roman" w:hAnsi="Times New Roman" w:cs="Times New Roman"/>
            <w:sz w:val="24"/>
            <w:rPrChange w:id="206" w:author="sunny" w:date="2016-11-03T17:45:00Z">
              <w:rPr/>
            </w:rPrChange>
          </w:rPr>
          <w:t>gonorrhoeae</w:t>
        </w:r>
        <w:proofErr w:type="spellEnd"/>
        <w:r w:rsidRPr="005473EA">
          <w:rPr>
            <w:rFonts w:ascii="Times New Roman" w:hAnsi="Times New Roman" w:cs="Times New Roman"/>
            <w:sz w:val="24"/>
            <w:rPrChange w:id="207" w:author="sunny" w:date="2016-11-03T17:45:00Z">
              <w:rPr/>
            </w:rPrChange>
          </w:rPr>
          <w:t xml:space="preserve"> isolates determined by the agar dilution, disk diffusion and </w:t>
        </w:r>
        <w:proofErr w:type="spellStart"/>
        <w:r w:rsidRPr="005473EA">
          <w:rPr>
            <w:rFonts w:ascii="Times New Roman" w:hAnsi="Times New Roman" w:cs="Times New Roman"/>
            <w:sz w:val="24"/>
            <w:rPrChange w:id="208" w:author="sunny" w:date="2016-11-03T17:45:00Z">
              <w:rPr/>
            </w:rPrChange>
          </w:rPr>
          <w:t>Etest</w:t>
        </w:r>
        <w:proofErr w:type="spellEnd"/>
        <w:r w:rsidRPr="005473EA">
          <w:rPr>
            <w:rFonts w:ascii="Times New Roman" w:hAnsi="Times New Roman" w:cs="Times New Roman"/>
            <w:sz w:val="24"/>
            <w:rPrChange w:id="209" w:author="sunny" w:date="2016-11-03T17:45:00Z">
              <w:rPr/>
            </w:rPrChange>
          </w:rPr>
          <w:t xml:space="preserve"> methods: comparison of results using GC agar and chocolate agar. </w:t>
        </w:r>
        <w:proofErr w:type="spellStart"/>
        <w:r w:rsidRPr="005473EA">
          <w:rPr>
            <w:rFonts w:ascii="Times New Roman" w:hAnsi="Times New Roman" w:cs="Times New Roman"/>
            <w:i/>
            <w:iCs/>
            <w:sz w:val="24"/>
            <w:rPrChange w:id="210" w:author="sunny" w:date="2016-11-03T17:45:00Z">
              <w:rPr>
                <w:i/>
                <w:iCs/>
              </w:rPr>
            </w:rPrChange>
          </w:rPr>
          <w:t>Int</w:t>
        </w:r>
        <w:proofErr w:type="spellEnd"/>
        <w:r w:rsidRPr="005473EA">
          <w:rPr>
            <w:rFonts w:ascii="Times New Roman" w:hAnsi="Times New Roman" w:cs="Times New Roman"/>
            <w:i/>
            <w:iCs/>
            <w:sz w:val="24"/>
            <w:rPrChange w:id="211" w:author="sunny" w:date="2016-11-03T17:45:00Z">
              <w:rPr>
                <w:i/>
                <w:iCs/>
              </w:rPr>
            </w:rPrChange>
          </w:rPr>
          <w:t xml:space="preserve"> J </w:t>
        </w:r>
        <w:proofErr w:type="spellStart"/>
        <w:r w:rsidRPr="005473EA">
          <w:rPr>
            <w:rFonts w:ascii="Times New Roman" w:hAnsi="Times New Roman" w:cs="Times New Roman"/>
            <w:i/>
            <w:iCs/>
            <w:sz w:val="24"/>
            <w:rPrChange w:id="212" w:author="sunny" w:date="2016-11-03T17:45:00Z">
              <w:rPr>
                <w:i/>
                <w:iCs/>
              </w:rPr>
            </w:rPrChange>
          </w:rPr>
          <w:t>Antimicrob</w:t>
        </w:r>
        <w:proofErr w:type="spellEnd"/>
        <w:r w:rsidRPr="005473EA">
          <w:rPr>
            <w:rFonts w:ascii="Times New Roman" w:hAnsi="Times New Roman" w:cs="Times New Roman"/>
            <w:i/>
            <w:iCs/>
            <w:sz w:val="24"/>
            <w:rPrChange w:id="213" w:author="sunny" w:date="2016-11-03T17:45:00Z">
              <w:rPr>
                <w:i/>
                <w:iCs/>
              </w:rPr>
            </w:rPrChange>
          </w:rPr>
          <w:t xml:space="preserve"> Agents</w:t>
        </w:r>
        <w:r w:rsidRPr="005473EA">
          <w:rPr>
            <w:rFonts w:ascii="Times New Roman" w:hAnsi="Times New Roman" w:cs="Times New Roman"/>
            <w:sz w:val="24"/>
            <w:rPrChange w:id="214" w:author="sunny" w:date="2016-11-03T17:45:00Z">
              <w:rPr/>
            </w:rPrChange>
          </w:rPr>
          <w:t xml:space="preserve"> 2010; </w:t>
        </w:r>
        <w:r w:rsidRPr="005473EA">
          <w:rPr>
            <w:rFonts w:ascii="Times New Roman" w:hAnsi="Times New Roman" w:cs="Times New Roman"/>
            <w:b/>
            <w:bCs/>
            <w:sz w:val="24"/>
            <w:rPrChange w:id="215" w:author="sunny" w:date="2016-11-03T17:45:00Z">
              <w:rPr>
                <w:b/>
                <w:bCs/>
              </w:rPr>
            </w:rPrChange>
          </w:rPr>
          <w:t>35</w:t>
        </w:r>
        <w:r w:rsidRPr="005473EA">
          <w:rPr>
            <w:rFonts w:ascii="Times New Roman" w:hAnsi="Times New Roman" w:cs="Times New Roman"/>
            <w:sz w:val="24"/>
            <w:rPrChange w:id="216" w:author="sunny" w:date="2016-11-03T17:45:00Z">
              <w:rPr/>
            </w:rPrChange>
          </w:rPr>
          <w:t>: 457–60.</w:t>
        </w:r>
      </w:ins>
    </w:p>
    <w:p w14:paraId="23C312C3" w14:textId="77777777" w:rsidR="005473EA" w:rsidRPr="005473EA" w:rsidRDefault="005473EA" w:rsidP="005473EA">
      <w:pPr>
        <w:pStyle w:val="Bibliography"/>
        <w:rPr>
          <w:ins w:id="217" w:author="sunny" w:date="2016-11-03T17:45:00Z"/>
          <w:rFonts w:ascii="Times New Roman" w:hAnsi="Times New Roman" w:cs="Times New Roman"/>
          <w:sz w:val="24"/>
          <w:rPrChange w:id="218" w:author="sunny" w:date="2016-11-03T17:45:00Z">
            <w:rPr>
              <w:ins w:id="219" w:author="sunny" w:date="2016-11-03T17:45:00Z"/>
            </w:rPr>
          </w:rPrChange>
        </w:rPr>
        <w:pPrChange w:id="220" w:author="sunny" w:date="2016-11-03T17:45:00Z">
          <w:pPr>
            <w:widowControl w:val="0"/>
            <w:autoSpaceDE w:val="0"/>
            <w:autoSpaceDN w:val="0"/>
            <w:adjustRightInd w:val="0"/>
            <w:spacing w:after="0" w:line="240" w:lineRule="auto"/>
          </w:pPr>
        </w:pPrChange>
      </w:pPr>
      <w:ins w:id="221" w:author="sunny" w:date="2016-11-03T17:45:00Z">
        <w:r w:rsidRPr="005473EA">
          <w:rPr>
            <w:rFonts w:ascii="Times New Roman" w:hAnsi="Times New Roman" w:cs="Times New Roman"/>
            <w:sz w:val="24"/>
            <w:rPrChange w:id="222" w:author="sunny" w:date="2016-11-03T17:45:00Z">
              <w:rPr/>
            </w:rPrChange>
          </w:rPr>
          <w:t xml:space="preserve">6. </w:t>
        </w:r>
        <w:proofErr w:type="spellStart"/>
        <w:r w:rsidRPr="005473EA">
          <w:rPr>
            <w:rFonts w:ascii="Times New Roman" w:hAnsi="Times New Roman" w:cs="Times New Roman"/>
            <w:sz w:val="24"/>
            <w:rPrChange w:id="223" w:author="sunny" w:date="2016-11-03T17:45:00Z">
              <w:rPr/>
            </w:rPrChange>
          </w:rPr>
          <w:t>Ison</w:t>
        </w:r>
        <w:proofErr w:type="spellEnd"/>
        <w:r w:rsidRPr="005473EA">
          <w:rPr>
            <w:rFonts w:ascii="Times New Roman" w:hAnsi="Times New Roman" w:cs="Times New Roman"/>
            <w:sz w:val="24"/>
            <w:rPrChange w:id="224" w:author="sunny" w:date="2016-11-03T17:45:00Z">
              <w:rPr/>
            </w:rPrChange>
          </w:rPr>
          <w:t xml:space="preserve"> CA, Martin IMC, Lowndes CM, Fenton KA, ESSTI Network. Comparability of laboratory diagnosis and antimicrobial susceptibility testing of Neisseria </w:t>
        </w:r>
        <w:proofErr w:type="spellStart"/>
        <w:r w:rsidRPr="005473EA">
          <w:rPr>
            <w:rFonts w:ascii="Times New Roman" w:hAnsi="Times New Roman" w:cs="Times New Roman"/>
            <w:sz w:val="24"/>
            <w:rPrChange w:id="225" w:author="sunny" w:date="2016-11-03T17:45:00Z">
              <w:rPr/>
            </w:rPrChange>
          </w:rPr>
          <w:t>gonorrhoeae</w:t>
        </w:r>
        <w:proofErr w:type="spellEnd"/>
        <w:r w:rsidRPr="005473EA">
          <w:rPr>
            <w:rFonts w:ascii="Times New Roman" w:hAnsi="Times New Roman" w:cs="Times New Roman"/>
            <w:sz w:val="24"/>
            <w:rPrChange w:id="226" w:author="sunny" w:date="2016-11-03T17:45:00Z">
              <w:rPr/>
            </w:rPrChange>
          </w:rPr>
          <w:t xml:space="preserve"> from reference laboratories in Western Europe. </w:t>
        </w:r>
        <w:r w:rsidRPr="005473EA">
          <w:rPr>
            <w:rFonts w:ascii="Times New Roman" w:hAnsi="Times New Roman" w:cs="Times New Roman"/>
            <w:i/>
            <w:iCs/>
            <w:sz w:val="24"/>
            <w:rPrChange w:id="227" w:author="sunny" w:date="2016-11-03T17:45:00Z">
              <w:rPr>
                <w:i/>
                <w:iCs/>
              </w:rPr>
            </w:rPrChange>
          </w:rPr>
          <w:t xml:space="preserve">J </w:t>
        </w:r>
        <w:proofErr w:type="spellStart"/>
        <w:r w:rsidRPr="005473EA">
          <w:rPr>
            <w:rFonts w:ascii="Times New Roman" w:hAnsi="Times New Roman" w:cs="Times New Roman"/>
            <w:i/>
            <w:iCs/>
            <w:sz w:val="24"/>
            <w:rPrChange w:id="228" w:author="sunny" w:date="2016-11-03T17:45:00Z">
              <w:rPr>
                <w:i/>
                <w:iCs/>
              </w:rPr>
            </w:rPrChange>
          </w:rPr>
          <w:t>Antimicrob</w:t>
        </w:r>
        <w:proofErr w:type="spellEnd"/>
        <w:r w:rsidRPr="005473EA">
          <w:rPr>
            <w:rFonts w:ascii="Times New Roman" w:hAnsi="Times New Roman" w:cs="Times New Roman"/>
            <w:i/>
            <w:iCs/>
            <w:sz w:val="24"/>
            <w:rPrChange w:id="229" w:author="sunny" w:date="2016-11-03T17:45:00Z">
              <w:rPr>
                <w:i/>
                <w:iCs/>
              </w:rPr>
            </w:rPrChange>
          </w:rPr>
          <w:t xml:space="preserve"> </w:t>
        </w:r>
        <w:proofErr w:type="spellStart"/>
        <w:r w:rsidRPr="005473EA">
          <w:rPr>
            <w:rFonts w:ascii="Times New Roman" w:hAnsi="Times New Roman" w:cs="Times New Roman"/>
            <w:i/>
            <w:iCs/>
            <w:sz w:val="24"/>
            <w:rPrChange w:id="230" w:author="sunny" w:date="2016-11-03T17:45:00Z">
              <w:rPr>
                <w:i/>
                <w:iCs/>
              </w:rPr>
            </w:rPrChange>
          </w:rPr>
          <w:t>Chemother</w:t>
        </w:r>
        <w:proofErr w:type="spellEnd"/>
        <w:r w:rsidRPr="005473EA">
          <w:rPr>
            <w:rFonts w:ascii="Times New Roman" w:hAnsi="Times New Roman" w:cs="Times New Roman"/>
            <w:sz w:val="24"/>
            <w:rPrChange w:id="231" w:author="sunny" w:date="2016-11-03T17:45:00Z">
              <w:rPr/>
            </w:rPrChange>
          </w:rPr>
          <w:t xml:space="preserve"> 2006; </w:t>
        </w:r>
        <w:r w:rsidRPr="005473EA">
          <w:rPr>
            <w:rFonts w:ascii="Times New Roman" w:hAnsi="Times New Roman" w:cs="Times New Roman"/>
            <w:b/>
            <w:bCs/>
            <w:sz w:val="24"/>
            <w:rPrChange w:id="232" w:author="sunny" w:date="2016-11-03T17:45:00Z">
              <w:rPr>
                <w:b/>
                <w:bCs/>
              </w:rPr>
            </w:rPrChange>
          </w:rPr>
          <w:t>58</w:t>
        </w:r>
        <w:r w:rsidRPr="005473EA">
          <w:rPr>
            <w:rFonts w:ascii="Times New Roman" w:hAnsi="Times New Roman" w:cs="Times New Roman"/>
            <w:sz w:val="24"/>
            <w:rPrChange w:id="233" w:author="sunny" w:date="2016-11-03T17:45:00Z">
              <w:rPr/>
            </w:rPrChange>
          </w:rPr>
          <w:t>: 580–6.</w:t>
        </w:r>
      </w:ins>
    </w:p>
    <w:p w14:paraId="0DB39869" w14:textId="77777777" w:rsidR="005473EA" w:rsidRPr="005473EA" w:rsidRDefault="005473EA" w:rsidP="005473EA">
      <w:pPr>
        <w:pStyle w:val="Bibliography"/>
        <w:rPr>
          <w:ins w:id="234" w:author="sunny" w:date="2016-11-03T17:45:00Z"/>
          <w:rFonts w:ascii="Times New Roman" w:hAnsi="Times New Roman" w:cs="Times New Roman"/>
          <w:sz w:val="24"/>
          <w:rPrChange w:id="235" w:author="sunny" w:date="2016-11-03T17:45:00Z">
            <w:rPr>
              <w:ins w:id="236" w:author="sunny" w:date="2016-11-03T17:45:00Z"/>
            </w:rPr>
          </w:rPrChange>
        </w:rPr>
        <w:pPrChange w:id="237" w:author="sunny" w:date="2016-11-03T17:45:00Z">
          <w:pPr>
            <w:widowControl w:val="0"/>
            <w:autoSpaceDE w:val="0"/>
            <w:autoSpaceDN w:val="0"/>
            <w:adjustRightInd w:val="0"/>
            <w:spacing w:after="0" w:line="240" w:lineRule="auto"/>
          </w:pPr>
        </w:pPrChange>
      </w:pPr>
      <w:ins w:id="238" w:author="sunny" w:date="2016-11-03T17:45:00Z">
        <w:r w:rsidRPr="005473EA">
          <w:rPr>
            <w:rFonts w:ascii="Times New Roman" w:hAnsi="Times New Roman" w:cs="Times New Roman"/>
            <w:sz w:val="24"/>
            <w:rPrChange w:id="239" w:author="sunny" w:date="2016-11-03T17:45:00Z">
              <w:rPr/>
            </w:rPrChange>
          </w:rPr>
          <w:t xml:space="preserve">7. </w:t>
        </w:r>
        <w:proofErr w:type="spellStart"/>
        <w:r w:rsidRPr="005473EA">
          <w:rPr>
            <w:rFonts w:ascii="Times New Roman" w:hAnsi="Times New Roman" w:cs="Times New Roman"/>
            <w:sz w:val="24"/>
            <w:rPrChange w:id="240" w:author="sunny" w:date="2016-11-03T17:45:00Z">
              <w:rPr/>
            </w:rPrChange>
          </w:rPr>
          <w:t>Reller</w:t>
        </w:r>
        <w:proofErr w:type="spellEnd"/>
        <w:r w:rsidRPr="005473EA">
          <w:rPr>
            <w:rFonts w:ascii="Times New Roman" w:hAnsi="Times New Roman" w:cs="Times New Roman"/>
            <w:sz w:val="24"/>
            <w:rPrChange w:id="241" w:author="sunny" w:date="2016-11-03T17:45:00Z">
              <w:rPr/>
            </w:rPrChange>
          </w:rPr>
          <w:t xml:space="preserve"> LB, Weinstein M, Jorgensen JH, Ferraro MJ. Antimicrobial Susceptibility Testing: A Review of General Principles and Contemporary Practices. </w:t>
        </w:r>
        <w:proofErr w:type="spellStart"/>
        <w:r w:rsidRPr="005473EA">
          <w:rPr>
            <w:rFonts w:ascii="Times New Roman" w:hAnsi="Times New Roman" w:cs="Times New Roman"/>
            <w:i/>
            <w:iCs/>
            <w:sz w:val="24"/>
            <w:rPrChange w:id="242" w:author="sunny" w:date="2016-11-03T17:45:00Z">
              <w:rPr>
                <w:i/>
                <w:iCs/>
              </w:rPr>
            </w:rPrChange>
          </w:rPr>
          <w:t>Clin</w:t>
        </w:r>
        <w:proofErr w:type="spellEnd"/>
        <w:r w:rsidRPr="005473EA">
          <w:rPr>
            <w:rFonts w:ascii="Times New Roman" w:hAnsi="Times New Roman" w:cs="Times New Roman"/>
            <w:i/>
            <w:iCs/>
            <w:sz w:val="24"/>
            <w:rPrChange w:id="243" w:author="sunny" w:date="2016-11-03T17:45:00Z">
              <w:rPr>
                <w:i/>
                <w:iCs/>
              </w:rPr>
            </w:rPrChange>
          </w:rPr>
          <w:t xml:space="preserve"> Infect Dis</w:t>
        </w:r>
        <w:r w:rsidRPr="005473EA">
          <w:rPr>
            <w:rFonts w:ascii="Times New Roman" w:hAnsi="Times New Roman" w:cs="Times New Roman"/>
            <w:sz w:val="24"/>
            <w:rPrChange w:id="244" w:author="sunny" w:date="2016-11-03T17:45:00Z">
              <w:rPr/>
            </w:rPrChange>
          </w:rPr>
          <w:t xml:space="preserve"> 2009; </w:t>
        </w:r>
        <w:r w:rsidRPr="005473EA">
          <w:rPr>
            <w:rFonts w:ascii="Times New Roman" w:hAnsi="Times New Roman" w:cs="Times New Roman"/>
            <w:b/>
            <w:bCs/>
            <w:sz w:val="24"/>
            <w:rPrChange w:id="245" w:author="sunny" w:date="2016-11-03T17:45:00Z">
              <w:rPr>
                <w:b/>
                <w:bCs/>
              </w:rPr>
            </w:rPrChange>
          </w:rPr>
          <w:t>49</w:t>
        </w:r>
        <w:r w:rsidRPr="005473EA">
          <w:rPr>
            <w:rFonts w:ascii="Times New Roman" w:hAnsi="Times New Roman" w:cs="Times New Roman"/>
            <w:sz w:val="24"/>
            <w:rPrChange w:id="246" w:author="sunny" w:date="2016-11-03T17:45:00Z">
              <w:rPr/>
            </w:rPrChange>
          </w:rPr>
          <w:t>: 1749–55.</w:t>
        </w:r>
      </w:ins>
    </w:p>
    <w:p w14:paraId="3DEAB841" w14:textId="77777777" w:rsidR="005473EA" w:rsidRPr="005473EA" w:rsidRDefault="005473EA" w:rsidP="005473EA">
      <w:pPr>
        <w:pStyle w:val="Bibliography"/>
        <w:rPr>
          <w:ins w:id="247" w:author="sunny" w:date="2016-11-03T17:45:00Z"/>
          <w:rFonts w:ascii="Times New Roman" w:hAnsi="Times New Roman" w:cs="Times New Roman"/>
          <w:sz w:val="24"/>
          <w:rPrChange w:id="248" w:author="sunny" w:date="2016-11-03T17:45:00Z">
            <w:rPr>
              <w:ins w:id="249" w:author="sunny" w:date="2016-11-03T17:45:00Z"/>
            </w:rPr>
          </w:rPrChange>
        </w:rPr>
        <w:pPrChange w:id="250" w:author="sunny" w:date="2016-11-03T17:45:00Z">
          <w:pPr>
            <w:widowControl w:val="0"/>
            <w:autoSpaceDE w:val="0"/>
            <w:autoSpaceDN w:val="0"/>
            <w:adjustRightInd w:val="0"/>
            <w:spacing w:after="0" w:line="240" w:lineRule="auto"/>
          </w:pPr>
        </w:pPrChange>
      </w:pPr>
      <w:ins w:id="251" w:author="sunny" w:date="2016-11-03T17:45:00Z">
        <w:r w:rsidRPr="005473EA">
          <w:rPr>
            <w:rFonts w:ascii="Times New Roman" w:hAnsi="Times New Roman" w:cs="Times New Roman"/>
            <w:sz w:val="24"/>
            <w:rPrChange w:id="252" w:author="sunny" w:date="2016-11-03T17:45:00Z">
              <w:rPr/>
            </w:rPrChange>
          </w:rPr>
          <w:t xml:space="preserve">8. </w:t>
        </w:r>
        <w:proofErr w:type="spellStart"/>
        <w:r w:rsidRPr="005473EA">
          <w:rPr>
            <w:rFonts w:ascii="Times New Roman" w:hAnsi="Times New Roman" w:cs="Times New Roman"/>
            <w:sz w:val="24"/>
            <w:rPrChange w:id="253" w:author="sunny" w:date="2016-11-03T17:45:00Z">
              <w:rPr/>
            </w:rPrChange>
          </w:rPr>
          <w:t>Wiegand</w:t>
        </w:r>
        <w:proofErr w:type="spellEnd"/>
        <w:r w:rsidRPr="005473EA">
          <w:rPr>
            <w:rFonts w:ascii="Times New Roman" w:hAnsi="Times New Roman" w:cs="Times New Roman"/>
            <w:sz w:val="24"/>
            <w:rPrChange w:id="254" w:author="sunny" w:date="2016-11-03T17:45:00Z">
              <w:rPr/>
            </w:rPrChange>
          </w:rPr>
          <w:t xml:space="preserve"> I, </w:t>
        </w:r>
        <w:proofErr w:type="spellStart"/>
        <w:r w:rsidRPr="005473EA">
          <w:rPr>
            <w:rFonts w:ascii="Times New Roman" w:hAnsi="Times New Roman" w:cs="Times New Roman"/>
            <w:sz w:val="24"/>
            <w:rPrChange w:id="255" w:author="sunny" w:date="2016-11-03T17:45:00Z">
              <w:rPr/>
            </w:rPrChange>
          </w:rPr>
          <w:t>Hilpert</w:t>
        </w:r>
        <w:proofErr w:type="spellEnd"/>
        <w:r w:rsidRPr="005473EA">
          <w:rPr>
            <w:rFonts w:ascii="Times New Roman" w:hAnsi="Times New Roman" w:cs="Times New Roman"/>
            <w:sz w:val="24"/>
            <w:rPrChange w:id="256" w:author="sunny" w:date="2016-11-03T17:45:00Z">
              <w:rPr/>
            </w:rPrChange>
          </w:rPr>
          <w:t xml:space="preserve"> K, Hancock REW. Agar and broth dilution methods to determine the minimal inhibitory concentration (MIC) of antimicrobial substances. </w:t>
        </w:r>
        <w:r w:rsidRPr="005473EA">
          <w:rPr>
            <w:rFonts w:ascii="Times New Roman" w:hAnsi="Times New Roman" w:cs="Times New Roman"/>
            <w:i/>
            <w:iCs/>
            <w:sz w:val="24"/>
            <w:rPrChange w:id="257" w:author="sunny" w:date="2016-11-03T17:45:00Z">
              <w:rPr>
                <w:i/>
                <w:iCs/>
              </w:rPr>
            </w:rPrChange>
          </w:rPr>
          <w:t xml:space="preserve">Nat </w:t>
        </w:r>
        <w:proofErr w:type="spellStart"/>
        <w:r w:rsidRPr="005473EA">
          <w:rPr>
            <w:rFonts w:ascii="Times New Roman" w:hAnsi="Times New Roman" w:cs="Times New Roman"/>
            <w:i/>
            <w:iCs/>
            <w:sz w:val="24"/>
            <w:rPrChange w:id="258" w:author="sunny" w:date="2016-11-03T17:45:00Z">
              <w:rPr>
                <w:i/>
                <w:iCs/>
              </w:rPr>
            </w:rPrChange>
          </w:rPr>
          <w:t>Protoc</w:t>
        </w:r>
        <w:proofErr w:type="spellEnd"/>
        <w:r w:rsidRPr="005473EA">
          <w:rPr>
            <w:rFonts w:ascii="Times New Roman" w:hAnsi="Times New Roman" w:cs="Times New Roman"/>
            <w:sz w:val="24"/>
            <w:rPrChange w:id="259" w:author="sunny" w:date="2016-11-03T17:45:00Z">
              <w:rPr/>
            </w:rPrChange>
          </w:rPr>
          <w:t xml:space="preserve"> 2008; </w:t>
        </w:r>
        <w:r w:rsidRPr="005473EA">
          <w:rPr>
            <w:rFonts w:ascii="Times New Roman" w:hAnsi="Times New Roman" w:cs="Times New Roman"/>
            <w:b/>
            <w:bCs/>
            <w:sz w:val="24"/>
            <w:rPrChange w:id="260" w:author="sunny" w:date="2016-11-03T17:45:00Z">
              <w:rPr>
                <w:b/>
                <w:bCs/>
              </w:rPr>
            </w:rPrChange>
          </w:rPr>
          <w:t>3</w:t>
        </w:r>
        <w:r w:rsidRPr="005473EA">
          <w:rPr>
            <w:rFonts w:ascii="Times New Roman" w:hAnsi="Times New Roman" w:cs="Times New Roman"/>
            <w:sz w:val="24"/>
            <w:rPrChange w:id="261" w:author="sunny" w:date="2016-11-03T17:45:00Z">
              <w:rPr/>
            </w:rPrChange>
          </w:rPr>
          <w:t>: 163–75.</w:t>
        </w:r>
      </w:ins>
    </w:p>
    <w:p w14:paraId="70AB73B8" w14:textId="77777777" w:rsidR="005473EA" w:rsidRPr="005473EA" w:rsidRDefault="005473EA" w:rsidP="005473EA">
      <w:pPr>
        <w:pStyle w:val="Bibliography"/>
        <w:rPr>
          <w:ins w:id="262" w:author="sunny" w:date="2016-11-03T17:45:00Z"/>
          <w:rFonts w:ascii="Times New Roman" w:hAnsi="Times New Roman" w:cs="Times New Roman"/>
          <w:sz w:val="24"/>
          <w:rPrChange w:id="263" w:author="sunny" w:date="2016-11-03T17:45:00Z">
            <w:rPr>
              <w:ins w:id="264" w:author="sunny" w:date="2016-11-03T17:45:00Z"/>
            </w:rPr>
          </w:rPrChange>
        </w:rPr>
        <w:pPrChange w:id="265" w:author="sunny" w:date="2016-11-03T17:45:00Z">
          <w:pPr>
            <w:widowControl w:val="0"/>
            <w:autoSpaceDE w:val="0"/>
            <w:autoSpaceDN w:val="0"/>
            <w:adjustRightInd w:val="0"/>
            <w:spacing w:after="0" w:line="240" w:lineRule="auto"/>
          </w:pPr>
        </w:pPrChange>
      </w:pPr>
      <w:ins w:id="266" w:author="sunny" w:date="2016-11-03T17:45:00Z">
        <w:r w:rsidRPr="005473EA">
          <w:rPr>
            <w:rFonts w:ascii="Times New Roman" w:hAnsi="Times New Roman" w:cs="Times New Roman"/>
            <w:sz w:val="24"/>
            <w:rPrChange w:id="267" w:author="sunny" w:date="2016-11-03T17:45:00Z">
              <w:rPr/>
            </w:rPrChange>
          </w:rPr>
          <w:t xml:space="preserve">9. Takei M, Yamaguchi Y, Fukuda H, Yasuda M, </w:t>
        </w:r>
        <w:proofErr w:type="spellStart"/>
        <w:r w:rsidRPr="005473EA">
          <w:rPr>
            <w:rFonts w:ascii="Times New Roman" w:hAnsi="Times New Roman" w:cs="Times New Roman"/>
            <w:sz w:val="24"/>
            <w:rPrChange w:id="268" w:author="sunny" w:date="2016-11-03T17:45:00Z">
              <w:rPr/>
            </w:rPrChange>
          </w:rPr>
          <w:t>Deguchi</w:t>
        </w:r>
        <w:proofErr w:type="spellEnd"/>
        <w:r w:rsidRPr="005473EA">
          <w:rPr>
            <w:rFonts w:ascii="Times New Roman" w:hAnsi="Times New Roman" w:cs="Times New Roman"/>
            <w:sz w:val="24"/>
            <w:rPrChange w:id="269" w:author="sunny" w:date="2016-11-03T17:45:00Z">
              <w:rPr/>
            </w:rPrChange>
          </w:rPr>
          <w:t xml:space="preserve"> T. Cultivation of Neisseria </w:t>
        </w:r>
        <w:proofErr w:type="spellStart"/>
        <w:r w:rsidRPr="005473EA">
          <w:rPr>
            <w:rFonts w:ascii="Times New Roman" w:hAnsi="Times New Roman" w:cs="Times New Roman"/>
            <w:sz w:val="24"/>
            <w:rPrChange w:id="270" w:author="sunny" w:date="2016-11-03T17:45:00Z">
              <w:rPr/>
            </w:rPrChange>
          </w:rPr>
          <w:t>gonorrhoeae</w:t>
        </w:r>
        <w:proofErr w:type="spellEnd"/>
        <w:r w:rsidRPr="005473EA">
          <w:rPr>
            <w:rFonts w:ascii="Times New Roman" w:hAnsi="Times New Roman" w:cs="Times New Roman"/>
            <w:sz w:val="24"/>
            <w:rPrChange w:id="271" w:author="sunny" w:date="2016-11-03T17:45:00Z">
              <w:rPr/>
            </w:rPrChange>
          </w:rPr>
          <w:t xml:space="preserve"> in liquid media and determination of its in vitro susceptibilities to quinolones. </w:t>
        </w:r>
        <w:r w:rsidRPr="005473EA">
          <w:rPr>
            <w:rFonts w:ascii="Times New Roman" w:hAnsi="Times New Roman" w:cs="Times New Roman"/>
            <w:i/>
            <w:iCs/>
            <w:sz w:val="24"/>
            <w:rPrChange w:id="272" w:author="sunny" w:date="2016-11-03T17:45:00Z">
              <w:rPr>
                <w:i/>
                <w:iCs/>
              </w:rPr>
            </w:rPrChange>
          </w:rPr>
          <w:t xml:space="preserve">J </w:t>
        </w:r>
        <w:proofErr w:type="spellStart"/>
        <w:r w:rsidRPr="005473EA">
          <w:rPr>
            <w:rFonts w:ascii="Times New Roman" w:hAnsi="Times New Roman" w:cs="Times New Roman"/>
            <w:i/>
            <w:iCs/>
            <w:sz w:val="24"/>
            <w:rPrChange w:id="273" w:author="sunny" w:date="2016-11-03T17:45:00Z">
              <w:rPr>
                <w:i/>
                <w:iCs/>
              </w:rPr>
            </w:rPrChange>
          </w:rPr>
          <w:t>Clin</w:t>
        </w:r>
        <w:proofErr w:type="spellEnd"/>
        <w:r w:rsidRPr="005473EA">
          <w:rPr>
            <w:rFonts w:ascii="Times New Roman" w:hAnsi="Times New Roman" w:cs="Times New Roman"/>
            <w:i/>
            <w:iCs/>
            <w:sz w:val="24"/>
            <w:rPrChange w:id="274" w:author="sunny" w:date="2016-11-03T17:45:00Z">
              <w:rPr>
                <w:i/>
                <w:iCs/>
              </w:rPr>
            </w:rPrChange>
          </w:rPr>
          <w:t xml:space="preserve"> </w:t>
        </w:r>
        <w:proofErr w:type="spellStart"/>
        <w:r w:rsidRPr="005473EA">
          <w:rPr>
            <w:rFonts w:ascii="Times New Roman" w:hAnsi="Times New Roman" w:cs="Times New Roman"/>
            <w:i/>
            <w:iCs/>
            <w:sz w:val="24"/>
            <w:rPrChange w:id="275" w:author="sunny" w:date="2016-11-03T17:45:00Z">
              <w:rPr>
                <w:i/>
                <w:iCs/>
              </w:rPr>
            </w:rPrChange>
          </w:rPr>
          <w:t>Microbiol</w:t>
        </w:r>
        <w:proofErr w:type="spellEnd"/>
        <w:r w:rsidRPr="005473EA">
          <w:rPr>
            <w:rFonts w:ascii="Times New Roman" w:hAnsi="Times New Roman" w:cs="Times New Roman"/>
            <w:sz w:val="24"/>
            <w:rPrChange w:id="276" w:author="sunny" w:date="2016-11-03T17:45:00Z">
              <w:rPr/>
            </w:rPrChange>
          </w:rPr>
          <w:t xml:space="preserve"> 2005; </w:t>
        </w:r>
        <w:r w:rsidRPr="005473EA">
          <w:rPr>
            <w:rFonts w:ascii="Times New Roman" w:hAnsi="Times New Roman" w:cs="Times New Roman"/>
            <w:b/>
            <w:bCs/>
            <w:sz w:val="24"/>
            <w:rPrChange w:id="277" w:author="sunny" w:date="2016-11-03T17:45:00Z">
              <w:rPr>
                <w:b/>
                <w:bCs/>
              </w:rPr>
            </w:rPrChange>
          </w:rPr>
          <w:t>43</w:t>
        </w:r>
        <w:r w:rsidRPr="005473EA">
          <w:rPr>
            <w:rFonts w:ascii="Times New Roman" w:hAnsi="Times New Roman" w:cs="Times New Roman"/>
            <w:sz w:val="24"/>
            <w:rPrChange w:id="278" w:author="sunny" w:date="2016-11-03T17:45:00Z">
              <w:rPr/>
            </w:rPrChange>
          </w:rPr>
          <w:t>: 4321–7.</w:t>
        </w:r>
      </w:ins>
    </w:p>
    <w:p w14:paraId="7C835F70" w14:textId="77777777" w:rsidR="005473EA" w:rsidRPr="005473EA" w:rsidRDefault="005473EA" w:rsidP="005473EA">
      <w:pPr>
        <w:pStyle w:val="Bibliography"/>
        <w:rPr>
          <w:ins w:id="279" w:author="sunny" w:date="2016-11-03T17:45:00Z"/>
          <w:rFonts w:ascii="Times New Roman" w:hAnsi="Times New Roman" w:cs="Times New Roman"/>
          <w:sz w:val="24"/>
          <w:rPrChange w:id="280" w:author="sunny" w:date="2016-11-03T17:45:00Z">
            <w:rPr>
              <w:ins w:id="281" w:author="sunny" w:date="2016-11-03T17:45:00Z"/>
            </w:rPr>
          </w:rPrChange>
        </w:rPr>
        <w:pPrChange w:id="282" w:author="sunny" w:date="2016-11-03T17:45:00Z">
          <w:pPr>
            <w:widowControl w:val="0"/>
            <w:autoSpaceDE w:val="0"/>
            <w:autoSpaceDN w:val="0"/>
            <w:adjustRightInd w:val="0"/>
            <w:spacing w:after="0" w:line="240" w:lineRule="auto"/>
          </w:pPr>
        </w:pPrChange>
      </w:pPr>
      <w:ins w:id="283" w:author="sunny" w:date="2016-11-03T17:45:00Z">
        <w:r w:rsidRPr="005473EA">
          <w:rPr>
            <w:rFonts w:ascii="Times New Roman" w:hAnsi="Times New Roman" w:cs="Times New Roman"/>
            <w:sz w:val="24"/>
            <w:rPrChange w:id="284" w:author="sunny" w:date="2016-11-03T17:45:00Z">
              <w:rPr/>
            </w:rPrChange>
          </w:rPr>
          <w:t xml:space="preserve">10. </w:t>
        </w:r>
        <w:proofErr w:type="spellStart"/>
        <w:r w:rsidRPr="005473EA">
          <w:rPr>
            <w:rFonts w:ascii="Times New Roman" w:hAnsi="Times New Roman" w:cs="Times New Roman"/>
            <w:sz w:val="24"/>
            <w:rPrChange w:id="285" w:author="sunny" w:date="2016-11-03T17:45:00Z">
              <w:rPr/>
            </w:rPrChange>
          </w:rPr>
          <w:t>Geers</w:t>
        </w:r>
        <w:proofErr w:type="spellEnd"/>
        <w:r w:rsidRPr="005473EA">
          <w:rPr>
            <w:rFonts w:ascii="Times New Roman" w:hAnsi="Times New Roman" w:cs="Times New Roman"/>
            <w:sz w:val="24"/>
            <w:rPrChange w:id="286" w:author="sunny" w:date="2016-11-03T17:45:00Z">
              <w:rPr/>
            </w:rPrChange>
          </w:rPr>
          <w:t xml:space="preserve"> TA, </w:t>
        </w:r>
        <w:proofErr w:type="spellStart"/>
        <w:r w:rsidRPr="005473EA">
          <w:rPr>
            <w:rFonts w:ascii="Times New Roman" w:hAnsi="Times New Roman" w:cs="Times New Roman"/>
            <w:sz w:val="24"/>
            <w:rPrChange w:id="287" w:author="sunny" w:date="2016-11-03T17:45:00Z">
              <w:rPr/>
            </w:rPrChange>
          </w:rPr>
          <w:t>Donabedian</w:t>
        </w:r>
        <w:proofErr w:type="spellEnd"/>
        <w:r w:rsidRPr="005473EA">
          <w:rPr>
            <w:rFonts w:ascii="Times New Roman" w:hAnsi="Times New Roman" w:cs="Times New Roman"/>
            <w:sz w:val="24"/>
            <w:rPrChange w:id="288" w:author="sunny" w:date="2016-11-03T17:45:00Z">
              <w:rPr/>
            </w:rPrChange>
          </w:rPr>
          <w:t xml:space="preserve"> AM. Comparison of broth </w:t>
        </w:r>
        <w:proofErr w:type="spellStart"/>
        <w:r w:rsidRPr="005473EA">
          <w:rPr>
            <w:rFonts w:ascii="Times New Roman" w:hAnsi="Times New Roman" w:cs="Times New Roman"/>
            <w:sz w:val="24"/>
            <w:rPrChange w:id="289" w:author="sunny" w:date="2016-11-03T17:45:00Z">
              <w:rPr/>
            </w:rPrChange>
          </w:rPr>
          <w:t>microdilution</w:t>
        </w:r>
        <w:proofErr w:type="spellEnd"/>
        <w:r w:rsidRPr="005473EA">
          <w:rPr>
            <w:rFonts w:ascii="Times New Roman" w:hAnsi="Times New Roman" w:cs="Times New Roman"/>
            <w:sz w:val="24"/>
            <w:rPrChange w:id="290" w:author="sunny" w:date="2016-11-03T17:45:00Z">
              <w:rPr/>
            </w:rPrChange>
          </w:rPr>
          <w:t xml:space="preserve"> and agar dilution for susceptibility testing of Neisseria </w:t>
        </w:r>
        <w:proofErr w:type="spellStart"/>
        <w:r w:rsidRPr="005473EA">
          <w:rPr>
            <w:rFonts w:ascii="Times New Roman" w:hAnsi="Times New Roman" w:cs="Times New Roman"/>
            <w:sz w:val="24"/>
            <w:rPrChange w:id="291" w:author="sunny" w:date="2016-11-03T17:45:00Z">
              <w:rPr/>
            </w:rPrChange>
          </w:rPr>
          <w:t>gonorrhoeae</w:t>
        </w:r>
        <w:proofErr w:type="spellEnd"/>
        <w:r w:rsidRPr="005473EA">
          <w:rPr>
            <w:rFonts w:ascii="Times New Roman" w:hAnsi="Times New Roman" w:cs="Times New Roman"/>
            <w:sz w:val="24"/>
            <w:rPrChange w:id="292" w:author="sunny" w:date="2016-11-03T17:45:00Z">
              <w:rPr/>
            </w:rPrChange>
          </w:rPr>
          <w:t xml:space="preserve">. </w:t>
        </w:r>
        <w:proofErr w:type="spellStart"/>
        <w:r w:rsidRPr="005473EA">
          <w:rPr>
            <w:rFonts w:ascii="Times New Roman" w:hAnsi="Times New Roman" w:cs="Times New Roman"/>
            <w:i/>
            <w:iCs/>
            <w:sz w:val="24"/>
            <w:rPrChange w:id="293" w:author="sunny" w:date="2016-11-03T17:45:00Z">
              <w:rPr>
                <w:i/>
                <w:iCs/>
              </w:rPr>
            </w:rPrChange>
          </w:rPr>
          <w:t>Antimicrob</w:t>
        </w:r>
        <w:proofErr w:type="spellEnd"/>
        <w:r w:rsidRPr="005473EA">
          <w:rPr>
            <w:rFonts w:ascii="Times New Roman" w:hAnsi="Times New Roman" w:cs="Times New Roman"/>
            <w:i/>
            <w:iCs/>
            <w:sz w:val="24"/>
            <w:rPrChange w:id="294" w:author="sunny" w:date="2016-11-03T17:45:00Z">
              <w:rPr>
                <w:i/>
                <w:iCs/>
              </w:rPr>
            </w:rPrChange>
          </w:rPr>
          <w:t xml:space="preserve"> Agents </w:t>
        </w:r>
        <w:proofErr w:type="spellStart"/>
        <w:r w:rsidRPr="005473EA">
          <w:rPr>
            <w:rFonts w:ascii="Times New Roman" w:hAnsi="Times New Roman" w:cs="Times New Roman"/>
            <w:i/>
            <w:iCs/>
            <w:sz w:val="24"/>
            <w:rPrChange w:id="295" w:author="sunny" w:date="2016-11-03T17:45:00Z">
              <w:rPr>
                <w:i/>
                <w:iCs/>
              </w:rPr>
            </w:rPrChange>
          </w:rPr>
          <w:t>Chemother</w:t>
        </w:r>
        <w:proofErr w:type="spellEnd"/>
        <w:r w:rsidRPr="005473EA">
          <w:rPr>
            <w:rFonts w:ascii="Times New Roman" w:hAnsi="Times New Roman" w:cs="Times New Roman"/>
            <w:sz w:val="24"/>
            <w:rPrChange w:id="296" w:author="sunny" w:date="2016-11-03T17:45:00Z">
              <w:rPr/>
            </w:rPrChange>
          </w:rPr>
          <w:t xml:space="preserve"> 1989; </w:t>
        </w:r>
        <w:r w:rsidRPr="005473EA">
          <w:rPr>
            <w:rFonts w:ascii="Times New Roman" w:hAnsi="Times New Roman" w:cs="Times New Roman"/>
            <w:b/>
            <w:bCs/>
            <w:sz w:val="24"/>
            <w:rPrChange w:id="297" w:author="sunny" w:date="2016-11-03T17:45:00Z">
              <w:rPr>
                <w:b/>
                <w:bCs/>
              </w:rPr>
            </w:rPrChange>
          </w:rPr>
          <w:t>33</w:t>
        </w:r>
        <w:r w:rsidRPr="005473EA">
          <w:rPr>
            <w:rFonts w:ascii="Times New Roman" w:hAnsi="Times New Roman" w:cs="Times New Roman"/>
            <w:sz w:val="24"/>
            <w:rPrChange w:id="298" w:author="sunny" w:date="2016-11-03T17:45:00Z">
              <w:rPr/>
            </w:rPrChange>
          </w:rPr>
          <w:t>: 233–4.</w:t>
        </w:r>
      </w:ins>
    </w:p>
    <w:p w14:paraId="56F146CB" w14:textId="77777777" w:rsidR="005473EA" w:rsidRPr="005473EA" w:rsidRDefault="005473EA" w:rsidP="005473EA">
      <w:pPr>
        <w:pStyle w:val="Bibliography"/>
        <w:rPr>
          <w:ins w:id="299" w:author="sunny" w:date="2016-11-03T17:45:00Z"/>
          <w:rFonts w:ascii="Times New Roman" w:hAnsi="Times New Roman" w:cs="Times New Roman"/>
          <w:sz w:val="24"/>
          <w:rPrChange w:id="300" w:author="sunny" w:date="2016-11-03T17:45:00Z">
            <w:rPr>
              <w:ins w:id="301" w:author="sunny" w:date="2016-11-03T17:45:00Z"/>
            </w:rPr>
          </w:rPrChange>
        </w:rPr>
        <w:pPrChange w:id="302" w:author="sunny" w:date="2016-11-03T17:45:00Z">
          <w:pPr>
            <w:widowControl w:val="0"/>
            <w:autoSpaceDE w:val="0"/>
            <w:autoSpaceDN w:val="0"/>
            <w:adjustRightInd w:val="0"/>
            <w:spacing w:after="0" w:line="240" w:lineRule="auto"/>
          </w:pPr>
        </w:pPrChange>
      </w:pPr>
      <w:ins w:id="303" w:author="sunny" w:date="2016-11-03T17:45:00Z">
        <w:r w:rsidRPr="005473EA">
          <w:rPr>
            <w:rFonts w:ascii="Times New Roman" w:hAnsi="Times New Roman" w:cs="Times New Roman"/>
            <w:sz w:val="24"/>
            <w:rPrChange w:id="304" w:author="sunny" w:date="2016-11-03T17:45:00Z">
              <w:rPr/>
            </w:rPrChange>
          </w:rPr>
          <w:t xml:space="preserve">11. Shapiro MA, Heifetz CL, </w:t>
        </w:r>
        <w:proofErr w:type="spellStart"/>
        <w:r w:rsidRPr="005473EA">
          <w:rPr>
            <w:rFonts w:ascii="Times New Roman" w:hAnsi="Times New Roman" w:cs="Times New Roman"/>
            <w:sz w:val="24"/>
            <w:rPrChange w:id="305" w:author="sunny" w:date="2016-11-03T17:45:00Z">
              <w:rPr/>
            </w:rPrChange>
          </w:rPr>
          <w:t>Sesnie</w:t>
        </w:r>
        <w:proofErr w:type="spellEnd"/>
        <w:r w:rsidRPr="005473EA">
          <w:rPr>
            <w:rFonts w:ascii="Times New Roman" w:hAnsi="Times New Roman" w:cs="Times New Roman"/>
            <w:sz w:val="24"/>
            <w:rPrChange w:id="306" w:author="sunny" w:date="2016-11-03T17:45:00Z">
              <w:rPr/>
            </w:rPrChange>
          </w:rPr>
          <w:t xml:space="preserve"> JC. Comparison of </w:t>
        </w:r>
        <w:proofErr w:type="spellStart"/>
        <w:r w:rsidRPr="005473EA">
          <w:rPr>
            <w:rFonts w:ascii="Times New Roman" w:hAnsi="Times New Roman" w:cs="Times New Roman"/>
            <w:sz w:val="24"/>
            <w:rPrChange w:id="307" w:author="sunny" w:date="2016-11-03T17:45:00Z">
              <w:rPr/>
            </w:rPrChange>
          </w:rPr>
          <w:t>microdilution</w:t>
        </w:r>
        <w:proofErr w:type="spellEnd"/>
        <w:r w:rsidRPr="005473EA">
          <w:rPr>
            <w:rFonts w:ascii="Times New Roman" w:hAnsi="Times New Roman" w:cs="Times New Roman"/>
            <w:sz w:val="24"/>
            <w:rPrChange w:id="308" w:author="sunny" w:date="2016-11-03T17:45:00Z">
              <w:rPr/>
            </w:rPrChange>
          </w:rPr>
          <w:t xml:space="preserve"> and agar dilution procedures for testing antibiotic susceptibility of Neisseria </w:t>
        </w:r>
        <w:proofErr w:type="spellStart"/>
        <w:r w:rsidRPr="005473EA">
          <w:rPr>
            <w:rFonts w:ascii="Times New Roman" w:hAnsi="Times New Roman" w:cs="Times New Roman"/>
            <w:sz w:val="24"/>
            <w:rPrChange w:id="309" w:author="sunny" w:date="2016-11-03T17:45:00Z">
              <w:rPr/>
            </w:rPrChange>
          </w:rPr>
          <w:t>gonorrhoeae</w:t>
        </w:r>
        <w:proofErr w:type="spellEnd"/>
        <w:r w:rsidRPr="005473EA">
          <w:rPr>
            <w:rFonts w:ascii="Times New Roman" w:hAnsi="Times New Roman" w:cs="Times New Roman"/>
            <w:sz w:val="24"/>
            <w:rPrChange w:id="310" w:author="sunny" w:date="2016-11-03T17:45:00Z">
              <w:rPr/>
            </w:rPrChange>
          </w:rPr>
          <w:t xml:space="preserve">. </w:t>
        </w:r>
        <w:r w:rsidRPr="005473EA">
          <w:rPr>
            <w:rFonts w:ascii="Times New Roman" w:hAnsi="Times New Roman" w:cs="Times New Roman"/>
            <w:i/>
            <w:iCs/>
            <w:sz w:val="24"/>
            <w:rPrChange w:id="311" w:author="sunny" w:date="2016-11-03T17:45:00Z">
              <w:rPr>
                <w:i/>
                <w:iCs/>
              </w:rPr>
            </w:rPrChange>
          </w:rPr>
          <w:t xml:space="preserve">J </w:t>
        </w:r>
        <w:proofErr w:type="spellStart"/>
        <w:r w:rsidRPr="005473EA">
          <w:rPr>
            <w:rFonts w:ascii="Times New Roman" w:hAnsi="Times New Roman" w:cs="Times New Roman"/>
            <w:i/>
            <w:iCs/>
            <w:sz w:val="24"/>
            <w:rPrChange w:id="312" w:author="sunny" w:date="2016-11-03T17:45:00Z">
              <w:rPr>
                <w:i/>
                <w:iCs/>
              </w:rPr>
            </w:rPrChange>
          </w:rPr>
          <w:t>Clin</w:t>
        </w:r>
        <w:proofErr w:type="spellEnd"/>
        <w:r w:rsidRPr="005473EA">
          <w:rPr>
            <w:rFonts w:ascii="Times New Roman" w:hAnsi="Times New Roman" w:cs="Times New Roman"/>
            <w:i/>
            <w:iCs/>
            <w:sz w:val="24"/>
            <w:rPrChange w:id="313" w:author="sunny" w:date="2016-11-03T17:45:00Z">
              <w:rPr>
                <w:i/>
                <w:iCs/>
              </w:rPr>
            </w:rPrChange>
          </w:rPr>
          <w:t xml:space="preserve"> </w:t>
        </w:r>
        <w:proofErr w:type="spellStart"/>
        <w:r w:rsidRPr="005473EA">
          <w:rPr>
            <w:rFonts w:ascii="Times New Roman" w:hAnsi="Times New Roman" w:cs="Times New Roman"/>
            <w:i/>
            <w:iCs/>
            <w:sz w:val="24"/>
            <w:rPrChange w:id="314" w:author="sunny" w:date="2016-11-03T17:45:00Z">
              <w:rPr>
                <w:i/>
                <w:iCs/>
              </w:rPr>
            </w:rPrChange>
          </w:rPr>
          <w:t>Microbiol</w:t>
        </w:r>
        <w:proofErr w:type="spellEnd"/>
        <w:r w:rsidRPr="005473EA">
          <w:rPr>
            <w:rFonts w:ascii="Times New Roman" w:hAnsi="Times New Roman" w:cs="Times New Roman"/>
            <w:sz w:val="24"/>
            <w:rPrChange w:id="315" w:author="sunny" w:date="2016-11-03T17:45:00Z">
              <w:rPr/>
            </w:rPrChange>
          </w:rPr>
          <w:t xml:space="preserve"> 1984; </w:t>
        </w:r>
        <w:r w:rsidRPr="005473EA">
          <w:rPr>
            <w:rFonts w:ascii="Times New Roman" w:hAnsi="Times New Roman" w:cs="Times New Roman"/>
            <w:b/>
            <w:bCs/>
            <w:sz w:val="24"/>
            <w:rPrChange w:id="316" w:author="sunny" w:date="2016-11-03T17:45:00Z">
              <w:rPr>
                <w:b/>
                <w:bCs/>
              </w:rPr>
            </w:rPrChange>
          </w:rPr>
          <w:t>20</w:t>
        </w:r>
        <w:r w:rsidRPr="005473EA">
          <w:rPr>
            <w:rFonts w:ascii="Times New Roman" w:hAnsi="Times New Roman" w:cs="Times New Roman"/>
            <w:sz w:val="24"/>
            <w:rPrChange w:id="317" w:author="sunny" w:date="2016-11-03T17:45:00Z">
              <w:rPr/>
            </w:rPrChange>
          </w:rPr>
          <w:t>: 828–30.</w:t>
        </w:r>
      </w:ins>
    </w:p>
    <w:p w14:paraId="0135C460" w14:textId="77777777" w:rsidR="005473EA" w:rsidRPr="005473EA" w:rsidRDefault="005473EA" w:rsidP="005473EA">
      <w:pPr>
        <w:pStyle w:val="Bibliography"/>
        <w:rPr>
          <w:ins w:id="318" w:author="sunny" w:date="2016-11-03T17:45:00Z"/>
          <w:rFonts w:ascii="Times New Roman" w:hAnsi="Times New Roman" w:cs="Times New Roman"/>
          <w:sz w:val="24"/>
          <w:rPrChange w:id="319" w:author="sunny" w:date="2016-11-03T17:45:00Z">
            <w:rPr>
              <w:ins w:id="320" w:author="sunny" w:date="2016-11-03T17:45:00Z"/>
            </w:rPr>
          </w:rPrChange>
        </w:rPr>
        <w:pPrChange w:id="321" w:author="sunny" w:date="2016-11-03T17:45:00Z">
          <w:pPr>
            <w:widowControl w:val="0"/>
            <w:autoSpaceDE w:val="0"/>
            <w:autoSpaceDN w:val="0"/>
            <w:adjustRightInd w:val="0"/>
            <w:spacing w:after="0" w:line="240" w:lineRule="auto"/>
          </w:pPr>
        </w:pPrChange>
      </w:pPr>
      <w:ins w:id="322" w:author="sunny" w:date="2016-11-03T17:45:00Z">
        <w:r w:rsidRPr="005473EA">
          <w:rPr>
            <w:rFonts w:ascii="Times New Roman" w:hAnsi="Times New Roman" w:cs="Times New Roman"/>
            <w:sz w:val="24"/>
            <w:rPrChange w:id="323" w:author="sunny" w:date="2016-11-03T17:45:00Z">
              <w:rPr/>
            </w:rPrChange>
          </w:rPr>
          <w:t xml:space="preserve">12. Dillard JP, Seifert HS. A peptidoglycan hydrolase similar to bacteriophage </w:t>
        </w:r>
        <w:proofErr w:type="spellStart"/>
        <w:r w:rsidRPr="005473EA">
          <w:rPr>
            <w:rFonts w:ascii="Times New Roman" w:hAnsi="Times New Roman" w:cs="Times New Roman"/>
            <w:sz w:val="24"/>
            <w:rPrChange w:id="324" w:author="sunny" w:date="2016-11-03T17:45:00Z">
              <w:rPr/>
            </w:rPrChange>
          </w:rPr>
          <w:t>endolysins</w:t>
        </w:r>
        <w:proofErr w:type="spellEnd"/>
        <w:r w:rsidRPr="005473EA">
          <w:rPr>
            <w:rFonts w:ascii="Times New Roman" w:hAnsi="Times New Roman" w:cs="Times New Roman"/>
            <w:sz w:val="24"/>
            <w:rPrChange w:id="325" w:author="sunny" w:date="2016-11-03T17:45:00Z">
              <w:rPr/>
            </w:rPrChange>
          </w:rPr>
          <w:t xml:space="preserve"> acts as an autolysin in Neisseria </w:t>
        </w:r>
        <w:proofErr w:type="spellStart"/>
        <w:r w:rsidRPr="005473EA">
          <w:rPr>
            <w:rFonts w:ascii="Times New Roman" w:hAnsi="Times New Roman" w:cs="Times New Roman"/>
            <w:sz w:val="24"/>
            <w:rPrChange w:id="326" w:author="sunny" w:date="2016-11-03T17:45:00Z">
              <w:rPr/>
            </w:rPrChange>
          </w:rPr>
          <w:t>gonorrhoeae</w:t>
        </w:r>
        <w:proofErr w:type="spellEnd"/>
        <w:r w:rsidRPr="005473EA">
          <w:rPr>
            <w:rFonts w:ascii="Times New Roman" w:hAnsi="Times New Roman" w:cs="Times New Roman"/>
            <w:sz w:val="24"/>
            <w:rPrChange w:id="327" w:author="sunny" w:date="2016-11-03T17:45:00Z">
              <w:rPr/>
            </w:rPrChange>
          </w:rPr>
          <w:t xml:space="preserve">. </w:t>
        </w:r>
        <w:proofErr w:type="spellStart"/>
        <w:r w:rsidRPr="005473EA">
          <w:rPr>
            <w:rFonts w:ascii="Times New Roman" w:hAnsi="Times New Roman" w:cs="Times New Roman"/>
            <w:i/>
            <w:iCs/>
            <w:sz w:val="24"/>
            <w:rPrChange w:id="328" w:author="sunny" w:date="2016-11-03T17:45:00Z">
              <w:rPr>
                <w:i/>
                <w:iCs/>
              </w:rPr>
            </w:rPrChange>
          </w:rPr>
          <w:t>Mol</w:t>
        </w:r>
        <w:proofErr w:type="spellEnd"/>
        <w:r w:rsidRPr="005473EA">
          <w:rPr>
            <w:rFonts w:ascii="Times New Roman" w:hAnsi="Times New Roman" w:cs="Times New Roman"/>
            <w:i/>
            <w:iCs/>
            <w:sz w:val="24"/>
            <w:rPrChange w:id="329" w:author="sunny" w:date="2016-11-03T17:45:00Z">
              <w:rPr>
                <w:i/>
                <w:iCs/>
              </w:rPr>
            </w:rPrChange>
          </w:rPr>
          <w:t xml:space="preserve"> </w:t>
        </w:r>
        <w:proofErr w:type="spellStart"/>
        <w:r w:rsidRPr="005473EA">
          <w:rPr>
            <w:rFonts w:ascii="Times New Roman" w:hAnsi="Times New Roman" w:cs="Times New Roman"/>
            <w:i/>
            <w:iCs/>
            <w:sz w:val="24"/>
            <w:rPrChange w:id="330" w:author="sunny" w:date="2016-11-03T17:45:00Z">
              <w:rPr>
                <w:i/>
                <w:iCs/>
              </w:rPr>
            </w:rPrChange>
          </w:rPr>
          <w:t>Microbiol</w:t>
        </w:r>
        <w:proofErr w:type="spellEnd"/>
        <w:r w:rsidRPr="005473EA">
          <w:rPr>
            <w:rFonts w:ascii="Times New Roman" w:hAnsi="Times New Roman" w:cs="Times New Roman"/>
            <w:sz w:val="24"/>
            <w:rPrChange w:id="331" w:author="sunny" w:date="2016-11-03T17:45:00Z">
              <w:rPr/>
            </w:rPrChange>
          </w:rPr>
          <w:t xml:space="preserve"> 1997; </w:t>
        </w:r>
        <w:r w:rsidRPr="005473EA">
          <w:rPr>
            <w:rFonts w:ascii="Times New Roman" w:hAnsi="Times New Roman" w:cs="Times New Roman"/>
            <w:b/>
            <w:bCs/>
            <w:sz w:val="24"/>
            <w:rPrChange w:id="332" w:author="sunny" w:date="2016-11-03T17:45:00Z">
              <w:rPr>
                <w:b/>
                <w:bCs/>
              </w:rPr>
            </w:rPrChange>
          </w:rPr>
          <w:t>25</w:t>
        </w:r>
        <w:r w:rsidRPr="005473EA">
          <w:rPr>
            <w:rFonts w:ascii="Times New Roman" w:hAnsi="Times New Roman" w:cs="Times New Roman"/>
            <w:sz w:val="24"/>
            <w:rPrChange w:id="333" w:author="sunny" w:date="2016-11-03T17:45:00Z">
              <w:rPr/>
            </w:rPrChange>
          </w:rPr>
          <w:t>: 893–901.</w:t>
        </w:r>
      </w:ins>
    </w:p>
    <w:p w14:paraId="06BB3633" w14:textId="77777777" w:rsidR="005473EA" w:rsidRPr="005473EA" w:rsidRDefault="005473EA" w:rsidP="005473EA">
      <w:pPr>
        <w:pStyle w:val="Bibliography"/>
        <w:rPr>
          <w:ins w:id="334" w:author="sunny" w:date="2016-11-03T17:45:00Z"/>
          <w:rFonts w:ascii="Times New Roman" w:hAnsi="Times New Roman" w:cs="Times New Roman"/>
          <w:sz w:val="24"/>
          <w:rPrChange w:id="335" w:author="sunny" w:date="2016-11-03T17:45:00Z">
            <w:rPr>
              <w:ins w:id="336" w:author="sunny" w:date="2016-11-03T17:45:00Z"/>
            </w:rPr>
          </w:rPrChange>
        </w:rPr>
        <w:pPrChange w:id="337" w:author="sunny" w:date="2016-11-03T17:45:00Z">
          <w:pPr>
            <w:widowControl w:val="0"/>
            <w:autoSpaceDE w:val="0"/>
            <w:autoSpaceDN w:val="0"/>
            <w:adjustRightInd w:val="0"/>
            <w:spacing w:after="0" w:line="240" w:lineRule="auto"/>
          </w:pPr>
        </w:pPrChange>
      </w:pPr>
      <w:ins w:id="338" w:author="sunny" w:date="2016-11-03T17:45:00Z">
        <w:r w:rsidRPr="005473EA">
          <w:rPr>
            <w:rFonts w:ascii="Times New Roman" w:hAnsi="Times New Roman" w:cs="Times New Roman"/>
            <w:sz w:val="24"/>
            <w:rPrChange w:id="339" w:author="sunny" w:date="2016-11-03T17:45:00Z">
              <w:rPr/>
            </w:rPrChange>
          </w:rPr>
          <w:t xml:space="preserve">13. </w:t>
        </w:r>
        <w:proofErr w:type="spellStart"/>
        <w:r w:rsidRPr="005473EA">
          <w:rPr>
            <w:rFonts w:ascii="Times New Roman" w:hAnsi="Times New Roman" w:cs="Times New Roman"/>
            <w:sz w:val="24"/>
            <w:rPrChange w:id="340" w:author="sunny" w:date="2016-11-03T17:45:00Z">
              <w:rPr/>
            </w:rPrChange>
          </w:rPr>
          <w:t>Elmros</w:t>
        </w:r>
        <w:proofErr w:type="spellEnd"/>
        <w:r w:rsidRPr="005473EA">
          <w:rPr>
            <w:rFonts w:ascii="Times New Roman" w:hAnsi="Times New Roman" w:cs="Times New Roman"/>
            <w:sz w:val="24"/>
            <w:rPrChange w:id="341" w:author="sunny" w:date="2016-11-03T17:45:00Z">
              <w:rPr/>
            </w:rPrChange>
          </w:rPr>
          <w:t xml:space="preserve"> T, </w:t>
        </w:r>
        <w:proofErr w:type="spellStart"/>
        <w:r w:rsidRPr="005473EA">
          <w:rPr>
            <w:rFonts w:ascii="Times New Roman" w:hAnsi="Times New Roman" w:cs="Times New Roman"/>
            <w:sz w:val="24"/>
            <w:rPrChange w:id="342" w:author="sunny" w:date="2016-11-03T17:45:00Z">
              <w:rPr/>
            </w:rPrChange>
          </w:rPr>
          <w:t>Burman</w:t>
        </w:r>
        <w:proofErr w:type="spellEnd"/>
        <w:r w:rsidRPr="005473EA">
          <w:rPr>
            <w:rFonts w:ascii="Times New Roman" w:hAnsi="Times New Roman" w:cs="Times New Roman"/>
            <w:sz w:val="24"/>
            <w:rPrChange w:id="343" w:author="sunny" w:date="2016-11-03T17:45:00Z">
              <w:rPr/>
            </w:rPrChange>
          </w:rPr>
          <w:t xml:space="preserve"> LG, Bloom GD. Autolysis of Neisseria </w:t>
        </w:r>
        <w:proofErr w:type="spellStart"/>
        <w:r w:rsidRPr="005473EA">
          <w:rPr>
            <w:rFonts w:ascii="Times New Roman" w:hAnsi="Times New Roman" w:cs="Times New Roman"/>
            <w:sz w:val="24"/>
            <w:rPrChange w:id="344" w:author="sunny" w:date="2016-11-03T17:45:00Z">
              <w:rPr/>
            </w:rPrChange>
          </w:rPr>
          <w:t>gonorrhoeae</w:t>
        </w:r>
        <w:proofErr w:type="spellEnd"/>
        <w:r w:rsidRPr="005473EA">
          <w:rPr>
            <w:rFonts w:ascii="Times New Roman" w:hAnsi="Times New Roman" w:cs="Times New Roman"/>
            <w:sz w:val="24"/>
            <w:rPrChange w:id="345" w:author="sunny" w:date="2016-11-03T17:45:00Z">
              <w:rPr/>
            </w:rPrChange>
          </w:rPr>
          <w:t xml:space="preserve">. </w:t>
        </w:r>
        <w:r w:rsidRPr="005473EA">
          <w:rPr>
            <w:rFonts w:ascii="Times New Roman" w:hAnsi="Times New Roman" w:cs="Times New Roman"/>
            <w:i/>
            <w:iCs/>
            <w:sz w:val="24"/>
            <w:rPrChange w:id="346" w:author="sunny" w:date="2016-11-03T17:45:00Z">
              <w:rPr>
                <w:i/>
                <w:iCs/>
              </w:rPr>
            </w:rPrChange>
          </w:rPr>
          <w:t xml:space="preserve">J </w:t>
        </w:r>
        <w:proofErr w:type="spellStart"/>
        <w:r w:rsidRPr="005473EA">
          <w:rPr>
            <w:rFonts w:ascii="Times New Roman" w:hAnsi="Times New Roman" w:cs="Times New Roman"/>
            <w:i/>
            <w:iCs/>
            <w:sz w:val="24"/>
            <w:rPrChange w:id="347" w:author="sunny" w:date="2016-11-03T17:45:00Z">
              <w:rPr>
                <w:i/>
                <w:iCs/>
              </w:rPr>
            </w:rPrChange>
          </w:rPr>
          <w:t>Bacteriol</w:t>
        </w:r>
        <w:proofErr w:type="spellEnd"/>
        <w:r w:rsidRPr="005473EA">
          <w:rPr>
            <w:rFonts w:ascii="Times New Roman" w:hAnsi="Times New Roman" w:cs="Times New Roman"/>
            <w:sz w:val="24"/>
            <w:rPrChange w:id="348" w:author="sunny" w:date="2016-11-03T17:45:00Z">
              <w:rPr/>
            </w:rPrChange>
          </w:rPr>
          <w:t xml:space="preserve"> 1976; </w:t>
        </w:r>
        <w:r w:rsidRPr="005473EA">
          <w:rPr>
            <w:rFonts w:ascii="Times New Roman" w:hAnsi="Times New Roman" w:cs="Times New Roman"/>
            <w:b/>
            <w:bCs/>
            <w:sz w:val="24"/>
            <w:rPrChange w:id="349" w:author="sunny" w:date="2016-11-03T17:45:00Z">
              <w:rPr>
                <w:b/>
                <w:bCs/>
              </w:rPr>
            </w:rPrChange>
          </w:rPr>
          <w:t>126</w:t>
        </w:r>
        <w:r w:rsidRPr="005473EA">
          <w:rPr>
            <w:rFonts w:ascii="Times New Roman" w:hAnsi="Times New Roman" w:cs="Times New Roman"/>
            <w:sz w:val="24"/>
            <w:rPrChange w:id="350" w:author="sunny" w:date="2016-11-03T17:45:00Z">
              <w:rPr/>
            </w:rPrChange>
          </w:rPr>
          <w:t>: 969–76.</w:t>
        </w:r>
      </w:ins>
    </w:p>
    <w:p w14:paraId="571AF328" w14:textId="77777777" w:rsidR="005473EA" w:rsidRPr="005473EA" w:rsidRDefault="005473EA" w:rsidP="005473EA">
      <w:pPr>
        <w:pStyle w:val="Bibliography"/>
        <w:rPr>
          <w:ins w:id="351" w:author="sunny" w:date="2016-11-03T17:45:00Z"/>
          <w:rFonts w:ascii="Times New Roman" w:hAnsi="Times New Roman" w:cs="Times New Roman"/>
          <w:sz w:val="24"/>
          <w:rPrChange w:id="352" w:author="sunny" w:date="2016-11-03T17:45:00Z">
            <w:rPr>
              <w:ins w:id="353" w:author="sunny" w:date="2016-11-03T17:45:00Z"/>
            </w:rPr>
          </w:rPrChange>
        </w:rPr>
        <w:pPrChange w:id="354" w:author="sunny" w:date="2016-11-03T17:45:00Z">
          <w:pPr>
            <w:widowControl w:val="0"/>
            <w:autoSpaceDE w:val="0"/>
            <w:autoSpaceDN w:val="0"/>
            <w:adjustRightInd w:val="0"/>
            <w:spacing w:after="0" w:line="240" w:lineRule="auto"/>
          </w:pPr>
        </w:pPrChange>
      </w:pPr>
      <w:ins w:id="355" w:author="sunny" w:date="2016-11-03T17:45:00Z">
        <w:r w:rsidRPr="005473EA">
          <w:rPr>
            <w:rFonts w:ascii="Times New Roman" w:hAnsi="Times New Roman" w:cs="Times New Roman"/>
            <w:sz w:val="24"/>
            <w:rPrChange w:id="356" w:author="sunny" w:date="2016-11-03T17:45:00Z">
              <w:rPr/>
            </w:rPrChange>
          </w:rPr>
          <w:t xml:space="preserve">14. Chan YA, Hackett KT, Dillard JP. The Lytic </w:t>
        </w:r>
        <w:proofErr w:type="spellStart"/>
        <w:r w:rsidRPr="005473EA">
          <w:rPr>
            <w:rFonts w:ascii="Times New Roman" w:hAnsi="Times New Roman" w:cs="Times New Roman"/>
            <w:sz w:val="24"/>
            <w:rPrChange w:id="357" w:author="sunny" w:date="2016-11-03T17:45:00Z">
              <w:rPr/>
            </w:rPrChange>
          </w:rPr>
          <w:t>Transglycosylases</w:t>
        </w:r>
        <w:proofErr w:type="spellEnd"/>
        <w:r w:rsidRPr="005473EA">
          <w:rPr>
            <w:rFonts w:ascii="Times New Roman" w:hAnsi="Times New Roman" w:cs="Times New Roman"/>
            <w:sz w:val="24"/>
            <w:rPrChange w:id="358" w:author="sunny" w:date="2016-11-03T17:45:00Z">
              <w:rPr/>
            </w:rPrChange>
          </w:rPr>
          <w:t xml:space="preserve"> of Neisseria </w:t>
        </w:r>
        <w:proofErr w:type="spellStart"/>
        <w:r w:rsidRPr="005473EA">
          <w:rPr>
            <w:rFonts w:ascii="Times New Roman" w:hAnsi="Times New Roman" w:cs="Times New Roman"/>
            <w:sz w:val="24"/>
            <w:rPrChange w:id="359" w:author="sunny" w:date="2016-11-03T17:45:00Z">
              <w:rPr/>
            </w:rPrChange>
          </w:rPr>
          <w:t>gonorrhoeae</w:t>
        </w:r>
        <w:proofErr w:type="spellEnd"/>
        <w:r w:rsidRPr="005473EA">
          <w:rPr>
            <w:rFonts w:ascii="Times New Roman" w:hAnsi="Times New Roman" w:cs="Times New Roman"/>
            <w:sz w:val="24"/>
            <w:rPrChange w:id="360" w:author="sunny" w:date="2016-11-03T17:45:00Z">
              <w:rPr/>
            </w:rPrChange>
          </w:rPr>
          <w:t xml:space="preserve">. </w:t>
        </w:r>
        <w:proofErr w:type="spellStart"/>
        <w:r w:rsidRPr="005473EA">
          <w:rPr>
            <w:rFonts w:ascii="Times New Roman" w:hAnsi="Times New Roman" w:cs="Times New Roman"/>
            <w:i/>
            <w:iCs/>
            <w:sz w:val="24"/>
            <w:rPrChange w:id="361" w:author="sunny" w:date="2016-11-03T17:45:00Z">
              <w:rPr>
                <w:i/>
                <w:iCs/>
              </w:rPr>
            </w:rPrChange>
          </w:rPr>
          <w:t>Microb</w:t>
        </w:r>
        <w:proofErr w:type="spellEnd"/>
        <w:r w:rsidRPr="005473EA">
          <w:rPr>
            <w:rFonts w:ascii="Times New Roman" w:hAnsi="Times New Roman" w:cs="Times New Roman"/>
            <w:i/>
            <w:iCs/>
            <w:sz w:val="24"/>
            <w:rPrChange w:id="362" w:author="sunny" w:date="2016-11-03T17:45:00Z">
              <w:rPr>
                <w:i/>
                <w:iCs/>
              </w:rPr>
            </w:rPrChange>
          </w:rPr>
          <w:t xml:space="preserve"> Drug Resist</w:t>
        </w:r>
        <w:r w:rsidRPr="005473EA">
          <w:rPr>
            <w:rFonts w:ascii="Times New Roman" w:hAnsi="Times New Roman" w:cs="Times New Roman"/>
            <w:sz w:val="24"/>
            <w:rPrChange w:id="363" w:author="sunny" w:date="2016-11-03T17:45:00Z">
              <w:rPr/>
            </w:rPrChange>
          </w:rPr>
          <w:t xml:space="preserve"> 2012; </w:t>
        </w:r>
        <w:r w:rsidRPr="005473EA">
          <w:rPr>
            <w:rFonts w:ascii="Times New Roman" w:hAnsi="Times New Roman" w:cs="Times New Roman"/>
            <w:b/>
            <w:bCs/>
            <w:sz w:val="24"/>
            <w:rPrChange w:id="364" w:author="sunny" w:date="2016-11-03T17:45:00Z">
              <w:rPr>
                <w:b/>
                <w:bCs/>
              </w:rPr>
            </w:rPrChange>
          </w:rPr>
          <w:t>18</w:t>
        </w:r>
        <w:r w:rsidRPr="005473EA">
          <w:rPr>
            <w:rFonts w:ascii="Times New Roman" w:hAnsi="Times New Roman" w:cs="Times New Roman"/>
            <w:sz w:val="24"/>
            <w:rPrChange w:id="365" w:author="sunny" w:date="2016-11-03T17:45:00Z">
              <w:rPr/>
            </w:rPrChange>
          </w:rPr>
          <w:t>: 271–9.</w:t>
        </w:r>
      </w:ins>
    </w:p>
    <w:p w14:paraId="3FEF2674" w14:textId="77777777" w:rsidR="005473EA" w:rsidRPr="005473EA" w:rsidRDefault="005473EA" w:rsidP="005473EA">
      <w:pPr>
        <w:pStyle w:val="Bibliography"/>
        <w:rPr>
          <w:ins w:id="366" w:author="sunny" w:date="2016-11-03T17:45:00Z"/>
          <w:rFonts w:ascii="Times New Roman" w:hAnsi="Times New Roman" w:cs="Times New Roman"/>
          <w:sz w:val="24"/>
          <w:rPrChange w:id="367" w:author="sunny" w:date="2016-11-03T17:45:00Z">
            <w:rPr>
              <w:ins w:id="368" w:author="sunny" w:date="2016-11-03T17:45:00Z"/>
            </w:rPr>
          </w:rPrChange>
        </w:rPr>
        <w:pPrChange w:id="369" w:author="sunny" w:date="2016-11-03T17:45:00Z">
          <w:pPr>
            <w:widowControl w:val="0"/>
            <w:autoSpaceDE w:val="0"/>
            <w:autoSpaceDN w:val="0"/>
            <w:adjustRightInd w:val="0"/>
            <w:spacing w:after="0" w:line="240" w:lineRule="auto"/>
          </w:pPr>
        </w:pPrChange>
      </w:pPr>
      <w:ins w:id="370" w:author="sunny" w:date="2016-11-03T17:45:00Z">
        <w:r w:rsidRPr="005473EA">
          <w:rPr>
            <w:rFonts w:ascii="Times New Roman" w:hAnsi="Times New Roman" w:cs="Times New Roman"/>
            <w:sz w:val="24"/>
            <w:rPrChange w:id="371" w:author="sunny" w:date="2016-11-03T17:45:00Z">
              <w:rPr/>
            </w:rPrChange>
          </w:rPr>
          <w:t xml:space="preserve">15. </w:t>
        </w:r>
        <w:proofErr w:type="spellStart"/>
        <w:r w:rsidRPr="005473EA">
          <w:rPr>
            <w:rFonts w:ascii="Times New Roman" w:hAnsi="Times New Roman" w:cs="Times New Roman"/>
            <w:sz w:val="24"/>
            <w:rPrChange w:id="372" w:author="sunny" w:date="2016-11-03T17:45:00Z">
              <w:rPr/>
            </w:rPrChange>
          </w:rPr>
          <w:t>Foerster</w:t>
        </w:r>
        <w:proofErr w:type="spellEnd"/>
        <w:r w:rsidRPr="005473EA">
          <w:rPr>
            <w:rFonts w:ascii="Times New Roman" w:hAnsi="Times New Roman" w:cs="Times New Roman"/>
            <w:sz w:val="24"/>
            <w:rPrChange w:id="373" w:author="sunny" w:date="2016-11-03T17:45:00Z">
              <w:rPr/>
            </w:rPrChange>
          </w:rPr>
          <w:t xml:space="preserve"> S, </w:t>
        </w:r>
        <w:proofErr w:type="spellStart"/>
        <w:r w:rsidRPr="005473EA">
          <w:rPr>
            <w:rFonts w:ascii="Times New Roman" w:hAnsi="Times New Roman" w:cs="Times New Roman"/>
            <w:sz w:val="24"/>
            <w:rPrChange w:id="374" w:author="sunny" w:date="2016-11-03T17:45:00Z">
              <w:rPr/>
            </w:rPrChange>
          </w:rPr>
          <w:t>Golparian</w:t>
        </w:r>
        <w:proofErr w:type="spellEnd"/>
        <w:r w:rsidRPr="005473EA">
          <w:rPr>
            <w:rFonts w:ascii="Times New Roman" w:hAnsi="Times New Roman" w:cs="Times New Roman"/>
            <w:sz w:val="24"/>
            <w:rPrChange w:id="375" w:author="sunny" w:date="2016-11-03T17:45:00Z">
              <w:rPr/>
            </w:rPrChange>
          </w:rPr>
          <w:t xml:space="preserve"> D, </w:t>
        </w:r>
        <w:proofErr w:type="spellStart"/>
        <w:r w:rsidRPr="005473EA">
          <w:rPr>
            <w:rFonts w:ascii="Times New Roman" w:hAnsi="Times New Roman" w:cs="Times New Roman"/>
            <w:sz w:val="24"/>
            <w:rPrChange w:id="376" w:author="sunny" w:date="2016-11-03T17:45:00Z">
              <w:rPr/>
            </w:rPrChange>
          </w:rPr>
          <w:t>Jacobsson</w:t>
        </w:r>
        <w:proofErr w:type="spellEnd"/>
        <w:r w:rsidRPr="005473EA">
          <w:rPr>
            <w:rFonts w:ascii="Times New Roman" w:hAnsi="Times New Roman" w:cs="Times New Roman"/>
            <w:sz w:val="24"/>
            <w:rPrChange w:id="377" w:author="sunny" w:date="2016-11-03T17:45:00Z">
              <w:rPr/>
            </w:rPrChange>
          </w:rPr>
          <w:t xml:space="preserve"> S, </w:t>
        </w:r>
        <w:r w:rsidRPr="005473EA">
          <w:rPr>
            <w:rFonts w:ascii="Times New Roman" w:hAnsi="Times New Roman" w:cs="Times New Roman"/>
            <w:i/>
            <w:iCs/>
            <w:sz w:val="24"/>
            <w:rPrChange w:id="378" w:author="sunny" w:date="2016-11-03T17:45:00Z">
              <w:rPr>
                <w:i/>
                <w:iCs/>
              </w:rPr>
            </w:rPrChange>
          </w:rPr>
          <w:t>et al.</w:t>
        </w:r>
        <w:r w:rsidRPr="005473EA">
          <w:rPr>
            <w:rFonts w:ascii="Times New Roman" w:hAnsi="Times New Roman" w:cs="Times New Roman"/>
            <w:sz w:val="24"/>
            <w:rPrChange w:id="379" w:author="sunny" w:date="2016-11-03T17:45:00Z">
              <w:rPr/>
            </w:rPrChange>
          </w:rPr>
          <w:t xml:space="preserve"> Genetic Resistance Determinants, In Vitro Time-Kill Curve Analysis and </w:t>
        </w:r>
        <w:proofErr w:type="spellStart"/>
        <w:r w:rsidRPr="005473EA">
          <w:rPr>
            <w:rFonts w:ascii="Times New Roman" w:hAnsi="Times New Roman" w:cs="Times New Roman"/>
            <w:sz w:val="24"/>
            <w:rPrChange w:id="380" w:author="sunny" w:date="2016-11-03T17:45:00Z">
              <w:rPr/>
            </w:rPrChange>
          </w:rPr>
          <w:t>Pharmacodynamic</w:t>
        </w:r>
        <w:proofErr w:type="spellEnd"/>
        <w:r w:rsidRPr="005473EA">
          <w:rPr>
            <w:rFonts w:ascii="Times New Roman" w:hAnsi="Times New Roman" w:cs="Times New Roman"/>
            <w:sz w:val="24"/>
            <w:rPrChange w:id="381" w:author="sunny" w:date="2016-11-03T17:45:00Z">
              <w:rPr/>
            </w:rPrChange>
          </w:rPr>
          <w:t xml:space="preserve"> Functions for the Novel Topoisomerase II Inhibitor ETX0914 (AZD0914) in Neisseria </w:t>
        </w:r>
        <w:proofErr w:type="spellStart"/>
        <w:r w:rsidRPr="005473EA">
          <w:rPr>
            <w:rFonts w:ascii="Times New Roman" w:hAnsi="Times New Roman" w:cs="Times New Roman"/>
            <w:sz w:val="24"/>
            <w:rPrChange w:id="382" w:author="sunny" w:date="2016-11-03T17:45:00Z">
              <w:rPr/>
            </w:rPrChange>
          </w:rPr>
          <w:t>gonorrhoeae</w:t>
        </w:r>
        <w:proofErr w:type="spellEnd"/>
        <w:r w:rsidRPr="005473EA">
          <w:rPr>
            <w:rFonts w:ascii="Times New Roman" w:hAnsi="Times New Roman" w:cs="Times New Roman"/>
            <w:sz w:val="24"/>
            <w:rPrChange w:id="383" w:author="sunny" w:date="2016-11-03T17:45:00Z">
              <w:rPr/>
            </w:rPrChange>
          </w:rPr>
          <w:t xml:space="preserve">. </w:t>
        </w:r>
        <w:proofErr w:type="spellStart"/>
        <w:r w:rsidRPr="005473EA">
          <w:rPr>
            <w:rFonts w:ascii="Times New Roman" w:hAnsi="Times New Roman" w:cs="Times New Roman"/>
            <w:i/>
            <w:iCs/>
            <w:sz w:val="24"/>
            <w:rPrChange w:id="384" w:author="sunny" w:date="2016-11-03T17:45:00Z">
              <w:rPr>
                <w:i/>
                <w:iCs/>
              </w:rPr>
            </w:rPrChange>
          </w:rPr>
          <w:t>Antimicrob</w:t>
        </w:r>
        <w:proofErr w:type="spellEnd"/>
        <w:r w:rsidRPr="005473EA">
          <w:rPr>
            <w:rFonts w:ascii="Times New Roman" w:hAnsi="Times New Roman" w:cs="Times New Roman"/>
            <w:i/>
            <w:iCs/>
            <w:sz w:val="24"/>
            <w:rPrChange w:id="385" w:author="sunny" w:date="2016-11-03T17:45:00Z">
              <w:rPr>
                <w:i/>
                <w:iCs/>
              </w:rPr>
            </w:rPrChange>
          </w:rPr>
          <w:t xml:space="preserve"> Resist </w:t>
        </w:r>
        <w:proofErr w:type="spellStart"/>
        <w:r w:rsidRPr="005473EA">
          <w:rPr>
            <w:rFonts w:ascii="Times New Roman" w:hAnsi="Times New Roman" w:cs="Times New Roman"/>
            <w:i/>
            <w:iCs/>
            <w:sz w:val="24"/>
            <w:rPrChange w:id="386" w:author="sunny" w:date="2016-11-03T17:45:00Z">
              <w:rPr>
                <w:i/>
                <w:iCs/>
              </w:rPr>
            </w:rPrChange>
          </w:rPr>
          <w:t>Chemother</w:t>
        </w:r>
        <w:proofErr w:type="spellEnd"/>
        <w:r w:rsidRPr="005473EA">
          <w:rPr>
            <w:rFonts w:ascii="Times New Roman" w:hAnsi="Times New Roman" w:cs="Times New Roman"/>
            <w:sz w:val="24"/>
            <w:rPrChange w:id="387" w:author="sunny" w:date="2016-11-03T17:45:00Z">
              <w:rPr/>
            </w:rPrChange>
          </w:rPr>
          <w:t xml:space="preserve"> 2015: 1377.</w:t>
        </w:r>
      </w:ins>
    </w:p>
    <w:p w14:paraId="54A2F4ED" w14:textId="77777777" w:rsidR="005473EA" w:rsidRPr="005473EA" w:rsidRDefault="005473EA" w:rsidP="005473EA">
      <w:pPr>
        <w:pStyle w:val="Bibliography"/>
        <w:rPr>
          <w:ins w:id="388" w:author="sunny" w:date="2016-11-03T17:45:00Z"/>
          <w:rFonts w:ascii="Times New Roman" w:hAnsi="Times New Roman" w:cs="Times New Roman"/>
          <w:sz w:val="24"/>
          <w:rPrChange w:id="389" w:author="sunny" w:date="2016-11-03T17:45:00Z">
            <w:rPr>
              <w:ins w:id="390" w:author="sunny" w:date="2016-11-03T17:45:00Z"/>
            </w:rPr>
          </w:rPrChange>
        </w:rPr>
        <w:pPrChange w:id="391" w:author="sunny" w:date="2016-11-03T17:45:00Z">
          <w:pPr>
            <w:widowControl w:val="0"/>
            <w:autoSpaceDE w:val="0"/>
            <w:autoSpaceDN w:val="0"/>
            <w:adjustRightInd w:val="0"/>
            <w:spacing w:after="0" w:line="240" w:lineRule="auto"/>
          </w:pPr>
        </w:pPrChange>
      </w:pPr>
      <w:ins w:id="392" w:author="sunny" w:date="2016-11-03T17:45:00Z">
        <w:r w:rsidRPr="005473EA">
          <w:rPr>
            <w:rFonts w:ascii="Times New Roman" w:hAnsi="Times New Roman" w:cs="Times New Roman"/>
            <w:sz w:val="24"/>
            <w:rPrChange w:id="393" w:author="sunny" w:date="2016-11-03T17:45:00Z">
              <w:rPr/>
            </w:rPrChange>
          </w:rPr>
          <w:t xml:space="preserve">16. </w:t>
        </w:r>
        <w:proofErr w:type="spellStart"/>
        <w:r w:rsidRPr="005473EA">
          <w:rPr>
            <w:rFonts w:ascii="Times New Roman" w:hAnsi="Times New Roman" w:cs="Times New Roman"/>
            <w:sz w:val="24"/>
            <w:rPrChange w:id="394" w:author="sunny" w:date="2016-11-03T17:45:00Z">
              <w:rPr/>
            </w:rPrChange>
          </w:rPr>
          <w:t>Foerster</w:t>
        </w:r>
        <w:proofErr w:type="spellEnd"/>
        <w:r w:rsidRPr="005473EA">
          <w:rPr>
            <w:rFonts w:ascii="Times New Roman" w:hAnsi="Times New Roman" w:cs="Times New Roman"/>
            <w:sz w:val="24"/>
            <w:rPrChange w:id="395" w:author="sunny" w:date="2016-11-03T17:45:00Z">
              <w:rPr/>
            </w:rPrChange>
          </w:rPr>
          <w:t xml:space="preserve"> S, </w:t>
        </w:r>
        <w:proofErr w:type="spellStart"/>
        <w:r w:rsidRPr="005473EA">
          <w:rPr>
            <w:rFonts w:ascii="Times New Roman" w:hAnsi="Times New Roman" w:cs="Times New Roman"/>
            <w:sz w:val="24"/>
            <w:rPrChange w:id="396" w:author="sunny" w:date="2016-11-03T17:45:00Z">
              <w:rPr/>
            </w:rPrChange>
          </w:rPr>
          <w:t>Unemo</w:t>
        </w:r>
        <w:proofErr w:type="spellEnd"/>
        <w:r w:rsidRPr="005473EA">
          <w:rPr>
            <w:rFonts w:ascii="Times New Roman" w:hAnsi="Times New Roman" w:cs="Times New Roman"/>
            <w:sz w:val="24"/>
            <w:rPrChange w:id="397" w:author="sunny" w:date="2016-11-03T17:45:00Z">
              <w:rPr/>
            </w:rPrChange>
          </w:rPr>
          <w:t xml:space="preserve"> M, Hathaway LJ, Low N, </w:t>
        </w:r>
        <w:proofErr w:type="spellStart"/>
        <w:r w:rsidRPr="005473EA">
          <w:rPr>
            <w:rFonts w:ascii="Times New Roman" w:hAnsi="Times New Roman" w:cs="Times New Roman"/>
            <w:sz w:val="24"/>
            <w:rPrChange w:id="398" w:author="sunny" w:date="2016-11-03T17:45:00Z">
              <w:rPr/>
            </w:rPrChange>
          </w:rPr>
          <w:t>Althaus</w:t>
        </w:r>
        <w:proofErr w:type="spellEnd"/>
        <w:r w:rsidRPr="005473EA">
          <w:rPr>
            <w:rFonts w:ascii="Times New Roman" w:hAnsi="Times New Roman" w:cs="Times New Roman"/>
            <w:sz w:val="24"/>
            <w:rPrChange w:id="399" w:author="sunny" w:date="2016-11-03T17:45:00Z">
              <w:rPr/>
            </w:rPrChange>
          </w:rPr>
          <w:t xml:space="preserve"> CL. Time-kill curve analysis and </w:t>
        </w:r>
        <w:proofErr w:type="spellStart"/>
        <w:r w:rsidRPr="005473EA">
          <w:rPr>
            <w:rFonts w:ascii="Times New Roman" w:hAnsi="Times New Roman" w:cs="Times New Roman"/>
            <w:sz w:val="24"/>
            <w:rPrChange w:id="400" w:author="sunny" w:date="2016-11-03T17:45:00Z">
              <w:rPr/>
            </w:rPrChange>
          </w:rPr>
          <w:t>pharmacodynamic</w:t>
        </w:r>
        <w:proofErr w:type="spellEnd"/>
        <w:r w:rsidRPr="005473EA">
          <w:rPr>
            <w:rFonts w:ascii="Times New Roman" w:hAnsi="Times New Roman" w:cs="Times New Roman"/>
            <w:sz w:val="24"/>
            <w:rPrChange w:id="401" w:author="sunny" w:date="2016-11-03T17:45:00Z">
              <w:rPr/>
            </w:rPrChange>
          </w:rPr>
          <w:t xml:space="preserve"> functions for in vitro evaluation of antimicrobials against Neisseria </w:t>
        </w:r>
        <w:proofErr w:type="spellStart"/>
        <w:r w:rsidRPr="005473EA">
          <w:rPr>
            <w:rFonts w:ascii="Times New Roman" w:hAnsi="Times New Roman" w:cs="Times New Roman"/>
            <w:sz w:val="24"/>
            <w:rPrChange w:id="402" w:author="sunny" w:date="2016-11-03T17:45:00Z">
              <w:rPr/>
            </w:rPrChange>
          </w:rPr>
          <w:t>gonorrhoeae</w:t>
        </w:r>
        <w:proofErr w:type="spellEnd"/>
        <w:r w:rsidRPr="005473EA">
          <w:rPr>
            <w:rFonts w:ascii="Times New Roman" w:hAnsi="Times New Roman" w:cs="Times New Roman"/>
            <w:sz w:val="24"/>
            <w:rPrChange w:id="403" w:author="sunny" w:date="2016-11-03T17:45:00Z">
              <w:rPr/>
            </w:rPrChange>
          </w:rPr>
          <w:t xml:space="preserve">. </w:t>
        </w:r>
        <w:proofErr w:type="spellStart"/>
        <w:proofErr w:type="gramStart"/>
        <w:r w:rsidRPr="005473EA">
          <w:rPr>
            <w:rFonts w:ascii="Times New Roman" w:hAnsi="Times New Roman" w:cs="Times New Roman"/>
            <w:i/>
            <w:iCs/>
            <w:sz w:val="24"/>
            <w:rPrChange w:id="404" w:author="sunny" w:date="2016-11-03T17:45:00Z">
              <w:rPr>
                <w:i/>
                <w:iCs/>
              </w:rPr>
            </w:rPrChange>
          </w:rPr>
          <w:t>bioRxiv</w:t>
        </w:r>
        <w:proofErr w:type="spellEnd"/>
        <w:proofErr w:type="gramEnd"/>
        <w:r w:rsidRPr="005473EA">
          <w:rPr>
            <w:rFonts w:ascii="Times New Roman" w:hAnsi="Times New Roman" w:cs="Times New Roman"/>
            <w:sz w:val="24"/>
            <w:rPrChange w:id="405" w:author="sunny" w:date="2016-11-03T17:45:00Z">
              <w:rPr/>
            </w:rPrChange>
          </w:rPr>
          <w:t xml:space="preserve"> 2015: 28506.</w:t>
        </w:r>
      </w:ins>
    </w:p>
    <w:p w14:paraId="0A9AF833" w14:textId="77777777" w:rsidR="005473EA" w:rsidRPr="005473EA" w:rsidRDefault="005473EA" w:rsidP="005473EA">
      <w:pPr>
        <w:pStyle w:val="Bibliography"/>
        <w:rPr>
          <w:ins w:id="406" w:author="sunny" w:date="2016-11-03T17:45:00Z"/>
          <w:rFonts w:ascii="Times New Roman" w:hAnsi="Times New Roman" w:cs="Times New Roman"/>
          <w:sz w:val="24"/>
          <w:rPrChange w:id="407" w:author="sunny" w:date="2016-11-03T17:45:00Z">
            <w:rPr>
              <w:ins w:id="408" w:author="sunny" w:date="2016-11-03T17:45:00Z"/>
            </w:rPr>
          </w:rPrChange>
        </w:rPr>
        <w:pPrChange w:id="409" w:author="sunny" w:date="2016-11-03T17:45:00Z">
          <w:pPr>
            <w:widowControl w:val="0"/>
            <w:autoSpaceDE w:val="0"/>
            <w:autoSpaceDN w:val="0"/>
            <w:adjustRightInd w:val="0"/>
            <w:spacing w:after="0" w:line="240" w:lineRule="auto"/>
          </w:pPr>
        </w:pPrChange>
      </w:pPr>
      <w:ins w:id="410" w:author="sunny" w:date="2016-11-03T17:45:00Z">
        <w:r w:rsidRPr="005473EA">
          <w:rPr>
            <w:rFonts w:ascii="Times New Roman" w:hAnsi="Times New Roman" w:cs="Times New Roman"/>
            <w:sz w:val="24"/>
            <w:rPrChange w:id="411" w:author="sunny" w:date="2016-11-03T17:45:00Z">
              <w:rPr/>
            </w:rPrChange>
          </w:rPr>
          <w:lastRenderedPageBreak/>
          <w:t xml:space="preserve">17. </w:t>
        </w:r>
        <w:proofErr w:type="spellStart"/>
        <w:r w:rsidRPr="005473EA">
          <w:rPr>
            <w:rFonts w:ascii="Times New Roman" w:hAnsi="Times New Roman" w:cs="Times New Roman"/>
            <w:sz w:val="24"/>
            <w:rPrChange w:id="412" w:author="sunny" w:date="2016-11-03T17:45:00Z">
              <w:rPr/>
            </w:rPrChange>
          </w:rPr>
          <w:t>Kassteele</w:t>
        </w:r>
        <w:proofErr w:type="spellEnd"/>
        <w:r w:rsidRPr="005473EA">
          <w:rPr>
            <w:rFonts w:ascii="Times New Roman" w:hAnsi="Times New Roman" w:cs="Times New Roman"/>
            <w:sz w:val="24"/>
            <w:rPrChange w:id="413" w:author="sunny" w:date="2016-11-03T17:45:00Z">
              <w:rPr/>
            </w:rPrChange>
          </w:rPr>
          <w:t xml:space="preserve"> J van de, Santen-</w:t>
        </w:r>
        <w:proofErr w:type="spellStart"/>
        <w:r w:rsidRPr="005473EA">
          <w:rPr>
            <w:rFonts w:ascii="Times New Roman" w:hAnsi="Times New Roman" w:cs="Times New Roman"/>
            <w:sz w:val="24"/>
            <w:rPrChange w:id="414" w:author="sunny" w:date="2016-11-03T17:45:00Z">
              <w:rPr/>
            </w:rPrChange>
          </w:rPr>
          <w:t>Verheuvel</w:t>
        </w:r>
        <w:proofErr w:type="spellEnd"/>
        <w:r w:rsidRPr="005473EA">
          <w:rPr>
            <w:rFonts w:ascii="Times New Roman" w:hAnsi="Times New Roman" w:cs="Times New Roman"/>
            <w:sz w:val="24"/>
            <w:rPrChange w:id="415" w:author="sunny" w:date="2016-11-03T17:45:00Z">
              <w:rPr/>
            </w:rPrChange>
          </w:rPr>
          <w:t xml:space="preserve"> MG van, </w:t>
        </w:r>
        <w:proofErr w:type="spellStart"/>
        <w:r w:rsidRPr="005473EA">
          <w:rPr>
            <w:rFonts w:ascii="Times New Roman" w:hAnsi="Times New Roman" w:cs="Times New Roman"/>
            <w:sz w:val="24"/>
            <w:rPrChange w:id="416" w:author="sunny" w:date="2016-11-03T17:45:00Z">
              <w:rPr/>
            </w:rPrChange>
          </w:rPr>
          <w:t>Koedijk</w:t>
        </w:r>
        <w:proofErr w:type="spellEnd"/>
        <w:r w:rsidRPr="005473EA">
          <w:rPr>
            <w:rFonts w:ascii="Times New Roman" w:hAnsi="Times New Roman" w:cs="Times New Roman"/>
            <w:sz w:val="24"/>
            <w:rPrChange w:id="417" w:author="sunny" w:date="2016-11-03T17:45:00Z">
              <w:rPr/>
            </w:rPrChange>
          </w:rPr>
          <w:t xml:space="preserve"> FDH, Dam AP van, </w:t>
        </w:r>
        <w:proofErr w:type="spellStart"/>
        <w:r w:rsidRPr="005473EA">
          <w:rPr>
            <w:rFonts w:ascii="Times New Roman" w:hAnsi="Times New Roman" w:cs="Times New Roman"/>
            <w:sz w:val="24"/>
            <w:rPrChange w:id="418" w:author="sunny" w:date="2016-11-03T17:45:00Z">
              <w:rPr/>
            </w:rPrChange>
          </w:rPr>
          <w:t>Sande</w:t>
        </w:r>
        <w:proofErr w:type="spellEnd"/>
        <w:r w:rsidRPr="005473EA">
          <w:rPr>
            <w:rFonts w:ascii="Times New Roman" w:hAnsi="Times New Roman" w:cs="Times New Roman"/>
            <w:sz w:val="24"/>
            <w:rPrChange w:id="419" w:author="sunny" w:date="2016-11-03T17:45:00Z">
              <w:rPr/>
            </w:rPrChange>
          </w:rPr>
          <w:t xml:space="preserve"> MAB van der, </w:t>
        </w:r>
        <w:proofErr w:type="spellStart"/>
        <w:r w:rsidRPr="005473EA">
          <w:rPr>
            <w:rFonts w:ascii="Times New Roman" w:hAnsi="Times New Roman" w:cs="Times New Roman"/>
            <w:sz w:val="24"/>
            <w:rPrChange w:id="420" w:author="sunny" w:date="2016-11-03T17:45:00Z">
              <w:rPr/>
            </w:rPrChange>
          </w:rPr>
          <w:t>Neeling</w:t>
        </w:r>
        <w:proofErr w:type="spellEnd"/>
        <w:r w:rsidRPr="005473EA">
          <w:rPr>
            <w:rFonts w:ascii="Times New Roman" w:hAnsi="Times New Roman" w:cs="Times New Roman"/>
            <w:sz w:val="24"/>
            <w:rPrChange w:id="421" w:author="sunny" w:date="2016-11-03T17:45:00Z">
              <w:rPr/>
            </w:rPrChange>
          </w:rPr>
          <w:t xml:space="preserve"> AJ de. New Statistical Technique for </w:t>
        </w:r>
        <w:proofErr w:type="spellStart"/>
        <w:r w:rsidRPr="005473EA">
          <w:rPr>
            <w:rFonts w:ascii="Times New Roman" w:hAnsi="Times New Roman" w:cs="Times New Roman"/>
            <w:sz w:val="24"/>
            <w:rPrChange w:id="422" w:author="sunny" w:date="2016-11-03T17:45:00Z">
              <w:rPr/>
            </w:rPrChange>
          </w:rPr>
          <w:t>Analyzing</w:t>
        </w:r>
        <w:proofErr w:type="spellEnd"/>
        <w:r w:rsidRPr="005473EA">
          <w:rPr>
            <w:rFonts w:ascii="Times New Roman" w:hAnsi="Times New Roman" w:cs="Times New Roman"/>
            <w:sz w:val="24"/>
            <w:rPrChange w:id="423" w:author="sunny" w:date="2016-11-03T17:45:00Z">
              <w:rPr/>
            </w:rPrChange>
          </w:rPr>
          <w:t xml:space="preserve"> MIC-Based Susceptibility Data. </w:t>
        </w:r>
        <w:proofErr w:type="spellStart"/>
        <w:r w:rsidRPr="005473EA">
          <w:rPr>
            <w:rFonts w:ascii="Times New Roman" w:hAnsi="Times New Roman" w:cs="Times New Roman"/>
            <w:i/>
            <w:iCs/>
            <w:sz w:val="24"/>
            <w:rPrChange w:id="424" w:author="sunny" w:date="2016-11-03T17:45:00Z">
              <w:rPr>
                <w:i/>
                <w:iCs/>
              </w:rPr>
            </w:rPrChange>
          </w:rPr>
          <w:t>Antimicrob</w:t>
        </w:r>
        <w:proofErr w:type="spellEnd"/>
        <w:r w:rsidRPr="005473EA">
          <w:rPr>
            <w:rFonts w:ascii="Times New Roman" w:hAnsi="Times New Roman" w:cs="Times New Roman"/>
            <w:i/>
            <w:iCs/>
            <w:sz w:val="24"/>
            <w:rPrChange w:id="425" w:author="sunny" w:date="2016-11-03T17:45:00Z">
              <w:rPr>
                <w:i/>
                <w:iCs/>
              </w:rPr>
            </w:rPrChange>
          </w:rPr>
          <w:t xml:space="preserve"> Agents </w:t>
        </w:r>
        <w:proofErr w:type="spellStart"/>
        <w:r w:rsidRPr="005473EA">
          <w:rPr>
            <w:rFonts w:ascii="Times New Roman" w:hAnsi="Times New Roman" w:cs="Times New Roman"/>
            <w:i/>
            <w:iCs/>
            <w:sz w:val="24"/>
            <w:rPrChange w:id="426" w:author="sunny" w:date="2016-11-03T17:45:00Z">
              <w:rPr>
                <w:i/>
                <w:iCs/>
              </w:rPr>
            </w:rPrChange>
          </w:rPr>
          <w:t>Chemother</w:t>
        </w:r>
        <w:proofErr w:type="spellEnd"/>
        <w:r w:rsidRPr="005473EA">
          <w:rPr>
            <w:rFonts w:ascii="Times New Roman" w:hAnsi="Times New Roman" w:cs="Times New Roman"/>
            <w:sz w:val="24"/>
            <w:rPrChange w:id="427" w:author="sunny" w:date="2016-11-03T17:45:00Z">
              <w:rPr/>
            </w:rPrChange>
          </w:rPr>
          <w:t xml:space="preserve"> 2012; </w:t>
        </w:r>
        <w:r w:rsidRPr="005473EA">
          <w:rPr>
            <w:rFonts w:ascii="Times New Roman" w:hAnsi="Times New Roman" w:cs="Times New Roman"/>
            <w:b/>
            <w:bCs/>
            <w:sz w:val="24"/>
            <w:rPrChange w:id="428" w:author="sunny" w:date="2016-11-03T17:45:00Z">
              <w:rPr>
                <w:b/>
                <w:bCs/>
              </w:rPr>
            </w:rPrChange>
          </w:rPr>
          <w:t>56</w:t>
        </w:r>
        <w:r w:rsidRPr="005473EA">
          <w:rPr>
            <w:rFonts w:ascii="Times New Roman" w:hAnsi="Times New Roman" w:cs="Times New Roman"/>
            <w:sz w:val="24"/>
            <w:rPrChange w:id="429" w:author="sunny" w:date="2016-11-03T17:45:00Z">
              <w:rPr/>
            </w:rPrChange>
          </w:rPr>
          <w:t>: 1557–63.</w:t>
        </w:r>
      </w:ins>
    </w:p>
    <w:p w14:paraId="763076AB" w14:textId="77777777" w:rsidR="005473EA" w:rsidRPr="005473EA" w:rsidRDefault="005473EA" w:rsidP="005473EA">
      <w:pPr>
        <w:pStyle w:val="Bibliography"/>
        <w:rPr>
          <w:ins w:id="430" w:author="sunny" w:date="2016-11-03T17:45:00Z"/>
          <w:rFonts w:ascii="Times New Roman" w:hAnsi="Times New Roman" w:cs="Times New Roman"/>
          <w:sz w:val="24"/>
          <w:rPrChange w:id="431" w:author="sunny" w:date="2016-11-03T17:45:00Z">
            <w:rPr>
              <w:ins w:id="432" w:author="sunny" w:date="2016-11-03T17:45:00Z"/>
            </w:rPr>
          </w:rPrChange>
        </w:rPr>
        <w:pPrChange w:id="433" w:author="sunny" w:date="2016-11-03T17:45:00Z">
          <w:pPr>
            <w:widowControl w:val="0"/>
            <w:autoSpaceDE w:val="0"/>
            <w:autoSpaceDN w:val="0"/>
            <w:adjustRightInd w:val="0"/>
            <w:spacing w:after="0" w:line="240" w:lineRule="auto"/>
          </w:pPr>
        </w:pPrChange>
      </w:pPr>
      <w:ins w:id="434" w:author="sunny" w:date="2016-11-03T17:45:00Z">
        <w:r w:rsidRPr="005473EA">
          <w:rPr>
            <w:rFonts w:ascii="Times New Roman" w:hAnsi="Times New Roman" w:cs="Times New Roman"/>
            <w:sz w:val="24"/>
            <w:rPrChange w:id="435" w:author="sunny" w:date="2016-11-03T17:45:00Z">
              <w:rPr/>
            </w:rPrChange>
          </w:rPr>
          <w:t xml:space="preserve">18. </w:t>
        </w:r>
        <w:proofErr w:type="spellStart"/>
        <w:r w:rsidRPr="005473EA">
          <w:rPr>
            <w:rFonts w:ascii="Times New Roman" w:hAnsi="Times New Roman" w:cs="Times New Roman"/>
            <w:sz w:val="24"/>
            <w:rPrChange w:id="436" w:author="sunny" w:date="2016-11-03T17:45:00Z">
              <w:rPr/>
            </w:rPrChange>
          </w:rPr>
          <w:t>Sampah</w:t>
        </w:r>
        <w:proofErr w:type="spellEnd"/>
        <w:r w:rsidRPr="005473EA">
          <w:rPr>
            <w:rFonts w:ascii="Times New Roman" w:hAnsi="Times New Roman" w:cs="Times New Roman"/>
            <w:sz w:val="24"/>
            <w:rPrChange w:id="437" w:author="sunny" w:date="2016-11-03T17:45:00Z">
              <w:rPr/>
            </w:rPrChange>
          </w:rPr>
          <w:t xml:space="preserve"> MES, </w:t>
        </w:r>
        <w:proofErr w:type="spellStart"/>
        <w:r w:rsidRPr="005473EA">
          <w:rPr>
            <w:rFonts w:ascii="Times New Roman" w:hAnsi="Times New Roman" w:cs="Times New Roman"/>
            <w:sz w:val="24"/>
            <w:rPrChange w:id="438" w:author="sunny" w:date="2016-11-03T17:45:00Z">
              <w:rPr/>
            </w:rPrChange>
          </w:rPr>
          <w:t>Shen</w:t>
        </w:r>
        <w:proofErr w:type="spellEnd"/>
        <w:r w:rsidRPr="005473EA">
          <w:rPr>
            <w:rFonts w:ascii="Times New Roman" w:hAnsi="Times New Roman" w:cs="Times New Roman"/>
            <w:sz w:val="24"/>
            <w:rPrChange w:id="439" w:author="sunny" w:date="2016-11-03T17:45:00Z">
              <w:rPr/>
            </w:rPrChange>
          </w:rPr>
          <w:t xml:space="preserve"> L, </w:t>
        </w:r>
        <w:proofErr w:type="spellStart"/>
        <w:r w:rsidRPr="005473EA">
          <w:rPr>
            <w:rFonts w:ascii="Times New Roman" w:hAnsi="Times New Roman" w:cs="Times New Roman"/>
            <w:sz w:val="24"/>
            <w:rPrChange w:id="440" w:author="sunny" w:date="2016-11-03T17:45:00Z">
              <w:rPr/>
            </w:rPrChange>
          </w:rPr>
          <w:t>Jilek</w:t>
        </w:r>
        <w:proofErr w:type="spellEnd"/>
        <w:r w:rsidRPr="005473EA">
          <w:rPr>
            <w:rFonts w:ascii="Times New Roman" w:hAnsi="Times New Roman" w:cs="Times New Roman"/>
            <w:sz w:val="24"/>
            <w:rPrChange w:id="441" w:author="sunny" w:date="2016-11-03T17:45:00Z">
              <w:rPr/>
            </w:rPrChange>
          </w:rPr>
          <w:t xml:space="preserve"> BL, </w:t>
        </w:r>
        <w:proofErr w:type="spellStart"/>
        <w:r w:rsidRPr="005473EA">
          <w:rPr>
            <w:rFonts w:ascii="Times New Roman" w:hAnsi="Times New Roman" w:cs="Times New Roman"/>
            <w:sz w:val="24"/>
            <w:rPrChange w:id="442" w:author="sunny" w:date="2016-11-03T17:45:00Z">
              <w:rPr/>
            </w:rPrChange>
          </w:rPr>
          <w:t>Siliciano</w:t>
        </w:r>
        <w:proofErr w:type="spellEnd"/>
        <w:r w:rsidRPr="005473EA">
          <w:rPr>
            <w:rFonts w:ascii="Times New Roman" w:hAnsi="Times New Roman" w:cs="Times New Roman"/>
            <w:sz w:val="24"/>
            <w:rPrChange w:id="443" w:author="sunny" w:date="2016-11-03T17:45:00Z">
              <w:rPr/>
            </w:rPrChange>
          </w:rPr>
          <w:t xml:space="preserve"> RF. Dose–response curve slope is a missing dimension in the analysis of HIV-1 drug resistance. </w:t>
        </w:r>
        <w:proofErr w:type="spellStart"/>
        <w:r w:rsidRPr="005473EA">
          <w:rPr>
            <w:rFonts w:ascii="Times New Roman" w:hAnsi="Times New Roman" w:cs="Times New Roman"/>
            <w:i/>
            <w:iCs/>
            <w:sz w:val="24"/>
            <w:rPrChange w:id="444" w:author="sunny" w:date="2016-11-03T17:45:00Z">
              <w:rPr>
                <w:i/>
                <w:iCs/>
              </w:rPr>
            </w:rPrChange>
          </w:rPr>
          <w:t>Proc</w:t>
        </w:r>
        <w:proofErr w:type="spellEnd"/>
        <w:r w:rsidRPr="005473EA">
          <w:rPr>
            <w:rFonts w:ascii="Times New Roman" w:hAnsi="Times New Roman" w:cs="Times New Roman"/>
            <w:i/>
            <w:iCs/>
            <w:sz w:val="24"/>
            <w:rPrChange w:id="445" w:author="sunny" w:date="2016-11-03T17:45:00Z">
              <w:rPr>
                <w:i/>
                <w:iCs/>
              </w:rPr>
            </w:rPrChange>
          </w:rPr>
          <w:t xml:space="preserve"> </w:t>
        </w:r>
        <w:proofErr w:type="spellStart"/>
        <w:r w:rsidRPr="005473EA">
          <w:rPr>
            <w:rFonts w:ascii="Times New Roman" w:hAnsi="Times New Roman" w:cs="Times New Roman"/>
            <w:i/>
            <w:iCs/>
            <w:sz w:val="24"/>
            <w:rPrChange w:id="446" w:author="sunny" w:date="2016-11-03T17:45:00Z">
              <w:rPr>
                <w:i/>
                <w:iCs/>
              </w:rPr>
            </w:rPrChange>
          </w:rPr>
          <w:t>Natl</w:t>
        </w:r>
        <w:proofErr w:type="spellEnd"/>
        <w:r w:rsidRPr="005473EA">
          <w:rPr>
            <w:rFonts w:ascii="Times New Roman" w:hAnsi="Times New Roman" w:cs="Times New Roman"/>
            <w:i/>
            <w:iCs/>
            <w:sz w:val="24"/>
            <w:rPrChange w:id="447" w:author="sunny" w:date="2016-11-03T17:45:00Z">
              <w:rPr>
                <w:i/>
                <w:iCs/>
              </w:rPr>
            </w:rPrChange>
          </w:rPr>
          <w:t xml:space="preserve"> </w:t>
        </w:r>
        <w:proofErr w:type="spellStart"/>
        <w:r w:rsidRPr="005473EA">
          <w:rPr>
            <w:rFonts w:ascii="Times New Roman" w:hAnsi="Times New Roman" w:cs="Times New Roman"/>
            <w:i/>
            <w:iCs/>
            <w:sz w:val="24"/>
            <w:rPrChange w:id="448" w:author="sunny" w:date="2016-11-03T17:45:00Z">
              <w:rPr>
                <w:i/>
                <w:iCs/>
              </w:rPr>
            </w:rPrChange>
          </w:rPr>
          <w:t>Acad</w:t>
        </w:r>
        <w:proofErr w:type="spellEnd"/>
        <w:r w:rsidRPr="005473EA">
          <w:rPr>
            <w:rFonts w:ascii="Times New Roman" w:hAnsi="Times New Roman" w:cs="Times New Roman"/>
            <w:i/>
            <w:iCs/>
            <w:sz w:val="24"/>
            <w:rPrChange w:id="449" w:author="sunny" w:date="2016-11-03T17:45:00Z">
              <w:rPr>
                <w:i/>
                <w:iCs/>
              </w:rPr>
            </w:rPrChange>
          </w:rPr>
          <w:t xml:space="preserve"> </w:t>
        </w:r>
        <w:proofErr w:type="spellStart"/>
        <w:r w:rsidRPr="005473EA">
          <w:rPr>
            <w:rFonts w:ascii="Times New Roman" w:hAnsi="Times New Roman" w:cs="Times New Roman"/>
            <w:i/>
            <w:iCs/>
            <w:sz w:val="24"/>
            <w:rPrChange w:id="450" w:author="sunny" w:date="2016-11-03T17:45:00Z">
              <w:rPr>
                <w:i/>
                <w:iCs/>
              </w:rPr>
            </w:rPrChange>
          </w:rPr>
          <w:t>Sci</w:t>
        </w:r>
        <w:proofErr w:type="spellEnd"/>
        <w:r w:rsidRPr="005473EA">
          <w:rPr>
            <w:rFonts w:ascii="Times New Roman" w:hAnsi="Times New Roman" w:cs="Times New Roman"/>
            <w:i/>
            <w:iCs/>
            <w:sz w:val="24"/>
            <w:rPrChange w:id="451" w:author="sunny" w:date="2016-11-03T17:45:00Z">
              <w:rPr>
                <w:i/>
                <w:iCs/>
              </w:rPr>
            </w:rPrChange>
          </w:rPr>
          <w:t xml:space="preserve"> U S </w:t>
        </w:r>
        <w:proofErr w:type="gramStart"/>
        <w:r w:rsidRPr="005473EA">
          <w:rPr>
            <w:rFonts w:ascii="Times New Roman" w:hAnsi="Times New Roman" w:cs="Times New Roman"/>
            <w:i/>
            <w:iCs/>
            <w:sz w:val="24"/>
            <w:rPrChange w:id="452" w:author="sunny" w:date="2016-11-03T17:45:00Z">
              <w:rPr>
                <w:i/>
                <w:iCs/>
              </w:rPr>
            </w:rPrChange>
          </w:rPr>
          <w:t>A</w:t>
        </w:r>
        <w:proofErr w:type="gramEnd"/>
        <w:r w:rsidRPr="005473EA">
          <w:rPr>
            <w:rFonts w:ascii="Times New Roman" w:hAnsi="Times New Roman" w:cs="Times New Roman"/>
            <w:sz w:val="24"/>
            <w:rPrChange w:id="453" w:author="sunny" w:date="2016-11-03T17:45:00Z">
              <w:rPr/>
            </w:rPrChange>
          </w:rPr>
          <w:t xml:space="preserve"> 2011; </w:t>
        </w:r>
        <w:r w:rsidRPr="005473EA">
          <w:rPr>
            <w:rFonts w:ascii="Times New Roman" w:hAnsi="Times New Roman" w:cs="Times New Roman"/>
            <w:b/>
            <w:bCs/>
            <w:sz w:val="24"/>
            <w:rPrChange w:id="454" w:author="sunny" w:date="2016-11-03T17:45:00Z">
              <w:rPr>
                <w:b/>
                <w:bCs/>
              </w:rPr>
            </w:rPrChange>
          </w:rPr>
          <w:t>108</w:t>
        </w:r>
        <w:r w:rsidRPr="005473EA">
          <w:rPr>
            <w:rFonts w:ascii="Times New Roman" w:hAnsi="Times New Roman" w:cs="Times New Roman"/>
            <w:sz w:val="24"/>
            <w:rPrChange w:id="455" w:author="sunny" w:date="2016-11-03T17:45:00Z">
              <w:rPr/>
            </w:rPrChange>
          </w:rPr>
          <w:t>: 7613–8.</w:t>
        </w:r>
      </w:ins>
    </w:p>
    <w:p w14:paraId="3C457C87" w14:textId="77777777" w:rsidR="005473EA" w:rsidRPr="005473EA" w:rsidRDefault="005473EA" w:rsidP="005473EA">
      <w:pPr>
        <w:pStyle w:val="Bibliography"/>
        <w:rPr>
          <w:ins w:id="456" w:author="sunny" w:date="2016-11-03T17:45:00Z"/>
          <w:rFonts w:ascii="Times New Roman" w:hAnsi="Times New Roman" w:cs="Times New Roman"/>
          <w:sz w:val="24"/>
          <w:rPrChange w:id="457" w:author="sunny" w:date="2016-11-03T17:45:00Z">
            <w:rPr>
              <w:ins w:id="458" w:author="sunny" w:date="2016-11-03T17:45:00Z"/>
            </w:rPr>
          </w:rPrChange>
        </w:rPr>
        <w:pPrChange w:id="459" w:author="sunny" w:date="2016-11-03T17:45:00Z">
          <w:pPr>
            <w:widowControl w:val="0"/>
            <w:autoSpaceDE w:val="0"/>
            <w:autoSpaceDN w:val="0"/>
            <w:adjustRightInd w:val="0"/>
            <w:spacing w:after="0" w:line="240" w:lineRule="auto"/>
          </w:pPr>
        </w:pPrChange>
      </w:pPr>
      <w:ins w:id="460" w:author="sunny" w:date="2016-11-03T17:45:00Z">
        <w:r w:rsidRPr="005473EA">
          <w:rPr>
            <w:rFonts w:ascii="Times New Roman" w:hAnsi="Times New Roman" w:cs="Times New Roman"/>
            <w:sz w:val="24"/>
            <w:rPrChange w:id="461" w:author="sunny" w:date="2016-11-03T17:45:00Z">
              <w:rPr/>
            </w:rPrChange>
          </w:rPr>
          <w:t xml:space="preserve">19. Slob W. Benchmark dose and the three </w:t>
        </w:r>
        <w:proofErr w:type="spellStart"/>
        <w:r w:rsidRPr="005473EA">
          <w:rPr>
            <w:rFonts w:ascii="Times New Roman" w:hAnsi="Times New Roman" w:cs="Times New Roman"/>
            <w:sz w:val="24"/>
            <w:rPrChange w:id="462" w:author="sunny" w:date="2016-11-03T17:45:00Z">
              <w:rPr/>
            </w:rPrChange>
          </w:rPr>
          <w:t>Rs</w:t>
        </w:r>
        <w:proofErr w:type="spellEnd"/>
        <w:r w:rsidRPr="005473EA">
          <w:rPr>
            <w:rFonts w:ascii="Times New Roman" w:hAnsi="Times New Roman" w:cs="Times New Roman"/>
            <w:sz w:val="24"/>
            <w:rPrChange w:id="463" w:author="sunny" w:date="2016-11-03T17:45:00Z">
              <w:rPr/>
            </w:rPrChange>
          </w:rPr>
          <w:t xml:space="preserve">. Part I. </w:t>
        </w:r>
        <w:proofErr w:type="gramStart"/>
        <w:r w:rsidRPr="005473EA">
          <w:rPr>
            <w:rFonts w:ascii="Times New Roman" w:hAnsi="Times New Roman" w:cs="Times New Roman"/>
            <w:sz w:val="24"/>
            <w:rPrChange w:id="464" w:author="sunny" w:date="2016-11-03T17:45:00Z">
              <w:rPr/>
            </w:rPrChange>
          </w:rPr>
          <w:t>Getting</w:t>
        </w:r>
        <w:proofErr w:type="gramEnd"/>
        <w:r w:rsidRPr="005473EA">
          <w:rPr>
            <w:rFonts w:ascii="Times New Roman" w:hAnsi="Times New Roman" w:cs="Times New Roman"/>
            <w:sz w:val="24"/>
            <w:rPrChange w:id="465" w:author="sunny" w:date="2016-11-03T17:45:00Z">
              <w:rPr/>
            </w:rPrChange>
          </w:rPr>
          <w:t xml:space="preserve"> more information from the same number of animals. </w:t>
        </w:r>
        <w:proofErr w:type="spellStart"/>
        <w:r w:rsidRPr="005473EA">
          <w:rPr>
            <w:rFonts w:ascii="Times New Roman" w:hAnsi="Times New Roman" w:cs="Times New Roman"/>
            <w:i/>
            <w:iCs/>
            <w:sz w:val="24"/>
            <w:rPrChange w:id="466" w:author="sunny" w:date="2016-11-03T17:45:00Z">
              <w:rPr>
                <w:i/>
                <w:iCs/>
              </w:rPr>
            </w:rPrChange>
          </w:rPr>
          <w:t>Crit</w:t>
        </w:r>
        <w:proofErr w:type="spellEnd"/>
        <w:r w:rsidRPr="005473EA">
          <w:rPr>
            <w:rFonts w:ascii="Times New Roman" w:hAnsi="Times New Roman" w:cs="Times New Roman"/>
            <w:i/>
            <w:iCs/>
            <w:sz w:val="24"/>
            <w:rPrChange w:id="467" w:author="sunny" w:date="2016-11-03T17:45:00Z">
              <w:rPr>
                <w:i/>
                <w:iCs/>
              </w:rPr>
            </w:rPrChange>
          </w:rPr>
          <w:t xml:space="preserve"> Rev </w:t>
        </w:r>
        <w:proofErr w:type="spellStart"/>
        <w:r w:rsidRPr="005473EA">
          <w:rPr>
            <w:rFonts w:ascii="Times New Roman" w:hAnsi="Times New Roman" w:cs="Times New Roman"/>
            <w:i/>
            <w:iCs/>
            <w:sz w:val="24"/>
            <w:rPrChange w:id="468" w:author="sunny" w:date="2016-11-03T17:45:00Z">
              <w:rPr>
                <w:i/>
                <w:iCs/>
              </w:rPr>
            </w:rPrChange>
          </w:rPr>
          <w:t>Toxicol</w:t>
        </w:r>
        <w:proofErr w:type="spellEnd"/>
        <w:r w:rsidRPr="005473EA">
          <w:rPr>
            <w:rFonts w:ascii="Times New Roman" w:hAnsi="Times New Roman" w:cs="Times New Roman"/>
            <w:sz w:val="24"/>
            <w:rPrChange w:id="469" w:author="sunny" w:date="2016-11-03T17:45:00Z">
              <w:rPr/>
            </w:rPrChange>
          </w:rPr>
          <w:t xml:space="preserve"> 2014; </w:t>
        </w:r>
        <w:r w:rsidRPr="005473EA">
          <w:rPr>
            <w:rFonts w:ascii="Times New Roman" w:hAnsi="Times New Roman" w:cs="Times New Roman"/>
            <w:b/>
            <w:bCs/>
            <w:sz w:val="24"/>
            <w:rPrChange w:id="470" w:author="sunny" w:date="2016-11-03T17:45:00Z">
              <w:rPr>
                <w:b/>
                <w:bCs/>
              </w:rPr>
            </w:rPrChange>
          </w:rPr>
          <w:t>44</w:t>
        </w:r>
        <w:r w:rsidRPr="005473EA">
          <w:rPr>
            <w:rFonts w:ascii="Times New Roman" w:hAnsi="Times New Roman" w:cs="Times New Roman"/>
            <w:sz w:val="24"/>
            <w:rPrChange w:id="471" w:author="sunny" w:date="2016-11-03T17:45:00Z">
              <w:rPr/>
            </w:rPrChange>
          </w:rPr>
          <w:t>: 557–67.</w:t>
        </w:r>
      </w:ins>
    </w:p>
    <w:p w14:paraId="50C70B01" w14:textId="77777777" w:rsidR="005473EA" w:rsidRPr="005473EA" w:rsidRDefault="005473EA" w:rsidP="005473EA">
      <w:pPr>
        <w:pStyle w:val="Bibliography"/>
        <w:rPr>
          <w:ins w:id="472" w:author="sunny" w:date="2016-11-03T17:45:00Z"/>
          <w:rFonts w:ascii="Times New Roman" w:hAnsi="Times New Roman" w:cs="Times New Roman"/>
          <w:sz w:val="24"/>
          <w:rPrChange w:id="473" w:author="sunny" w:date="2016-11-03T17:45:00Z">
            <w:rPr>
              <w:ins w:id="474" w:author="sunny" w:date="2016-11-03T17:45:00Z"/>
            </w:rPr>
          </w:rPrChange>
        </w:rPr>
        <w:pPrChange w:id="475" w:author="sunny" w:date="2016-11-03T17:45:00Z">
          <w:pPr>
            <w:widowControl w:val="0"/>
            <w:autoSpaceDE w:val="0"/>
            <w:autoSpaceDN w:val="0"/>
            <w:adjustRightInd w:val="0"/>
            <w:spacing w:after="0" w:line="240" w:lineRule="auto"/>
          </w:pPr>
        </w:pPrChange>
      </w:pPr>
      <w:ins w:id="476" w:author="sunny" w:date="2016-11-03T17:45:00Z">
        <w:r w:rsidRPr="005473EA">
          <w:rPr>
            <w:rFonts w:ascii="Times New Roman" w:hAnsi="Times New Roman" w:cs="Times New Roman"/>
            <w:sz w:val="24"/>
            <w:rPrChange w:id="477" w:author="sunny" w:date="2016-11-03T17:45:00Z">
              <w:rPr/>
            </w:rPrChange>
          </w:rPr>
          <w:t xml:space="preserve">20. Slob W. Benchmark dose and the three </w:t>
        </w:r>
        <w:proofErr w:type="spellStart"/>
        <w:r w:rsidRPr="005473EA">
          <w:rPr>
            <w:rFonts w:ascii="Times New Roman" w:hAnsi="Times New Roman" w:cs="Times New Roman"/>
            <w:sz w:val="24"/>
            <w:rPrChange w:id="478" w:author="sunny" w:date="2016-11-03T17:45:00Z">
              <w:rPr/>
            </w:rPrChange>
          </w:rPr>
          <w:t>Rs</w:t>
        </w:r>
        <w:proofErr w:type="spellEnd"/>
        <w:r w:rsidRPr="005473EA">
          <w:rPr>
            <w:rFonts w:ascii="Times New Roman" w:hAnsi="Times New Roman" w:cs="Times New Roman"/>
            <w:sz w:val="24"/>
            <w:rPrChange w:id="479" w:author="sunny" w:date="2016-11-03T17:45:00Z">
              <w:rPr/>
            </w:rPrChange>
          </w:rPr>
          <w:t xml:space="preserve">. Part II. Consequences for study design and animal use. </w:t>
        </w:r>
        <w:proofErr w:type="spellStart"/>
        <w:r w:rsidRPr="005473EA">
          <w:rPr>
            <w:rFonts w:ascii="Times New Roman" w:hAnsi="Times New Roman" w:cs="Times New Roman"/>
            <w:i/>
            <w:iCs/>
            <w:sz w:val="24"/>
            <w:rPrChange w:id="480" w:author="sunny" w:date="2016-11-03T17:45:00Z">
              <w:rPr>
                <w:i/>
                <w:iCs/>
              </w:rPr>
            </w:rPrChange>
          </w:rPr>
          <w:t>Crit</w:t>
        </w:r>
        <w:proofErr w:type="spellEnd"/>
        <w:r w:rsidRPr="005473EA">
          <w:rPr>
            <w:rFonts w:ascii="Times New Roman" w:hAnsi="Times New Roman" w:cs="Times New Roman"/>
            <w:i/>
            <w:iCs/>
            <w:sz w:val="24"/>
            <w:rPrChange w:id="481" w:author="sunny" w:date="2016-11-03T17:45:00Z">
              <w:rPr>
                <w:i/>
                <w:iCs/>
              </w:rPr>
            </w:rPrChange>
          </w:rPr>
          <w:t xml:space="preserve"> Rev </w:t>
        </w:r>
        <w:proofErr w:type="spellStart"/>
        <w:r w:rsidRPr="005473EA">
          <w:rPr>
            <w:rFonts w:ascii="Times New Roman" w:hAnsi="Times New Roman" w:cs="Times New Roman"/>
            <w:i/>
            <w:iCs/>
            <w:sz w:val="24"/>
            <w:rPrChange w:id="482" w:author="sunny" w:date="2016-11-03T17:45:00Z">
              <w:rPr>
                <w:i/>
                <w:iCs/>
              </w:rPr>
            </w:rPrChange>
          </w:rPr>
          <w:t>Toxicol</w:t>
        </w:r>
        <w:proofErr w:type="spellEnd"/>
        <w:r w:rsidRPr="005473EA">
          <w:rPr>
            <w:rFonts w:ascii="Times New Roman" w:hAnsi="Times New Roman" w:cs="Times New Roman"/>
            <w:sz w:val="24"/>
            <w:rPrChange w:id="483" w:author="sunny" w:date="2016-11-03T17:45:00Z">
              <w:rPr/>
            </w:rPrChange>
          </w:rPr>
          <w:t xml:space="preserve"> 2014; </w:t>
        </w:r>
        <w:r w:rsidRPr="005473EA">
          <w:rPr>
            <w:rFonts w:ascii="Times New Roman" w:hAnsi="Times New Roman" w:cs="Times New Roman"/>
            <w:b/>
            <w:bCs/>
            <w:sz w:val="24"/>
            <w:rPrChange w:id="484" w:author="sunny" w:date="2016-11-03T17:45:00Z">
              <w:rPr>
                <w:b/>
                <w:bCs/>
              </w:rPr>
            </w:rPrChange>
          </w:rPr>
          <w:t>44</w:t>
        </w:r>
        <w:r w:rsidRPr="005473EA">
          <w:rPr>
            <w:rFonts w:ascii="Times New Roman" w:hAnsi="Times New Roman" w:cs="Times New Roman"/>
            <w:sz w:val="24"/>
            <w:rPrChange w:id="485" w:author="sunny" w:date="2016-11-03T17:45:00Z">
              <w:rPr/>
            </w:rPrChange>
          </w:rPr>
          <w:t>: 568–80.</w:t>
        </w:r>
      </w:ins>
    </w:p>
    <w:p w14:paraId="7EFDF588" w14:textId="77777777" w:rsidR="005473EA" w:rsidRPr="005473EA" w:rsidRDefault="005473EA" w:rsidP="005473EA">
      <w:pPr>
        <w:pStyle w:val="Bibliography"/>
        <w:rPr>
          <w:ins w:id="486" w:author="sunny" w:date="2016-11-03T17:45:00Z"/>
          <w:rFonts w:ascii="Times New Roman" w:hAnsi="Times New Roman" w:cs="Times New Roman"/>
          <w:sz w:val="24"/>
          <w:rPrChange w:id="487" w:author="sunny" w:date="2016-11-03T17:45:00Z">
            <w:rPr>
              <w:ins w:id="488" w:author="sunny" w:date="2016-11-03T17:45:00Z"/>
            </w:rPr>
          </w:rPrChange>
        </w:rPr>
        <w:pPrChange w:id="489" w:author="sunny" w:date="2016-11-03T17:45:00Z">
          <w:pPr>
            <w:widowControl w:val="0"/>
            <w:autoSpaceDE w:val="0"/>
            <w:autoSpaceDN w:val="0"/>
            <w:adjustRightInd w:val="0"/>
            <w:spacing w:after="0" w:line="240" w:lineRule="auto"/>
          </w:pPr>
        </w:pPrChange>
      </w:pPr>
      <w:ins w:id="490" w:author="sunny" w:date="2016-11-03T17:45:00Z">
        <w:r w:rsidRPr="005473EA">
          <w:rPr>
            <w:rFonts w:ascii="Times New Roman" w:hAnsi="Times New Roman" w:cs="Times New Roman"/>
            <w:sz w:val="24"/>
            <w:rPrChange w:id="491" w:author="sunny" w:date="2016-11-03T17:45:00Z">
              <w:rPr/>
            </w:rPrChange>
          </w:rPr>
          <w:t xml:space="preserve">21. Davis JA, Gift JS, Zhao QJ. Introduction to benchmark dose methods and U.S. EPA’s benchmark dose software (BMDS) version 2.1.1. </w:t>
        </w:r>
        <w:proofErr w:type="spellStart"/>
        <w:r w:rsidRPr="005473EA">
          <w:rPr>
            <w:rFonts w:ascii="Times New Roman" w:hAnsi="Times New Roman" w:cs="Times New Roman"/>
            <w:i/>
            <w:iCs/>
            <w:sz w:val="24"/>
            <w:rPrChange w:id="492" w:author="sunny" w:date="2016-11-03T17:45:00Z">
              <w:rPr>
                <w:i/>
                <w:iCs/>
              </w:rPr>
            </w:rPrChange>
          </w:rPr>
          <w:t>Toxicol</w:t>
        </w:r>
        <w:proofErr w:type="spellEnd"/>
        <w:r w:rsidRPr="005473EA">
          <w:rPr>
            <w:rFonts w:ascii="Times New Roman" w:hAnsi="Times New Roman" w:cs="Times New Roman"/>
            <w:i/>
            <w:iCs/>
            <w:sz w:val="24"/>
            <w:rPrChange w:id="493" w:author="sunny" w:date="2016-11-03T17:45:00Z">
              <w:rPr>
                <w:i/>
                <w:iCs/>
              </w:rPr>
            </w:rPrChange>
          </w:rPr>
          <w:t xml:space="preserve"> </w:t>
        </w:r>
        <w:proofErr w:type="spellStart"/>
        <w:r w:rsidRPr="005473EA">
          <w:rPr>
            <w:rFonts w:ascii="Times New Roman" w:hAnsi="Times New Roman" w:cs="Times New Roman"/>
            <w:i/>
            <w:iCs/>
            <w:sz w:val="24"/>
            <w:rPrChange w:id="494" w:author="sunny" w:date="2016-11-03T17:45:00Z">
              <w:rPr>
                <w:i/>
                <w:iCs/>
              </w:rPr>
            </w:rPrChange>
          </w:rPr>
          <w:t>Appl</w:t>
        </w:r>
        <w:proofErr w:type="spellEnd"/>
        <w:r w:rsidRPr="005473EA">
          <w:rPr>
            <w:rFonts w:ascii="Times New Roman" w:hAnsi="Times New Roman" w:cs="Times New Roman"/>
            <w:i/>
            <w:iCs/>
            <w:sz w:val="24"/>
            <w:rPrChange w:id="495" w:author="sunny" w:date="2016-11-03T17:45:00Z">
              <w:rPr>
                <w:i/>
                <w:iCs/>
              </w:rPr>
            </w:rPrChange>
          </w:rPr>
          <w:t xml:space="preserve"> </w:t>
        </w:r>
        <w:proofErr w:type="spellStart"/>
        <w:r w:rsidRPr="005473EA">
          <w:rPr>
            <w:rFonts w:ascii="Times New Roman" w:hAnsi="Times New Roman" w:cs="Times New Roman"/>
            <w:i/>
            <w:iCs/>
            <w:sz w:val="24"/>
            <w:rPrChange w:id="496" w:author="sunny" w:date="2016-11-03T17:45:00Z">
              <w:rPr>
                <w:i/>
                <w:iCs/>
              </w:rPr>
            </w:rPrChange>
          </w:rPr>
          <w:t>Pharmacol</w:t>
        </w:r>
        <w:proofErr w:type="spellEnd"/>
        <w:r w:rsidRPr="005473EA">
          <w:rPr>
            <w:rFonts w:ascii="Times New Roman" w:hAnsi="Times New Roman" w:cs="Times New Roman"/>
            <w:sz w:val="24"/>
            <w:rPrChange w:id="497" w:author="sunny" w:date="2016-11-03T17:45:00Z">
              <w:rPr/>
            </w:rPrChange>
          </w:rPr>
          <w:t xml:space="preserve"> 2011; </w:t>
        </w:r>
        <w:r w:rsidRPr="005473EA">
          <w:rPr>
            <w:rFonts w:ascii="Times New Roman" w:hAnsi="Times New Roman" w:cs="Times New Roman"/>
            <w:b/>
            <w:bCs/>
            <w:sz w:val="24"/>
            <w:rPrChange w:id="498" w:author="sunny" w:date="2016-11-03T17:45:00Z">
              <w:rPr>
                <w:b/>
                <w:bCs/>
              </w:rPr>
            </w:rPrChange>
          </w:rPr>
          <w:t>254</w:t>
        </w:r>
        <w:r w:rsidRPr="005473EA">
          <w:rPr>
            <w:rFonts w:ascii="Times New Roman" w:hAnsi="Times New Roman" w:cs="Times New Roman"/>
            <w:sz w:val="24"/>
            <w:rPrChange w:id="499" w:author="sunny" w:date="2016-11-03T17:45:00Z">
              <w:rPr/>
            </w:rPrChange>
          </w:rPr>
          <w:t>: 181–91.</w:t>
        </w:r>
      </w:ins>
    </w:p>
    <w:p w14:paraId="6FC1703E" w14:textId="77777777" w:rsidR="005473EA" w:rsidRPr="005473EA" w:rsidRDefault="005473EA" w:rsidP="005473EA">
      <w:pPr>
        <w:pStyle w:val="Bibliography"/>
        <w:rPr>
          <w:ins w:id="500" w:author="sunny" w:date="2016-11-03T17:45:00Z"/>
          <w:rFonts w:ascii="Times New Roman" w:hAnsi="Times New Roman" w:cs="Times New Roman"/>
          <w:sz w:val="24"/>
          <w:rPrChange w:id="501" w:author="sunny" w:date="2016-11-03T17:45:00Z">
            <w:rPr>
              <w:ins w:id="502" w:author="sunny" w:date="2016-11-03T17:45:00Z"/>
            </w:rPr>
          </w:rPrChange>
        </w:rPr>
        <w:pPrChange w:id="503" w:author="sunny" w:date="2016-11-03T17:45:00Z">
          <w:pPr>
            <w:widowControl w:val="0"/>
            <w:autoSpaceDE w:val="0"/>
            <w:autoSpaceDN w:val="0"/>
            <w:adjustRightInd w:val="0"/>
            <w:spacing w:after="0" w:line="240" w:lineRule="auto"/>
          </w:pPr>
        </w:pPrChange>
      </w:pPr>
      <w:ins w:id="504" w:author="sunny" w:date="2016-11-03T17:45:00Z">
        <w:r w:rsidRPr="005473EA">
          <w:rPr>
            <w:rFonts w:ascii="Times New Roman" w:hAnsi="Times New Roman" w:cs="Times New Roman"/>
            <w:sz w:val="24"/>
            <w:rPrChange w:id="505" w:author="sunny" w:date="2016-11-03T17:45:00Z">
              <w:rPr/>
            </w:rPrChange>
          </w:rPr>
          <w:t xml:space="preserve">22. </w:t>
        </w:r>
        <w:proofErr w:type="spellStart"/>
        <w:r w:rsidRPr="005473EA">
          <w:rPr>
            <w:rFonts w:ascii="Times New Roman" w:hAnsi="Times New Roman" w:cs="Times New Roman"/>
            <w:sz w:val="24"/>
            <w:rPrChange w:id="506" w:author="sunny" w:date="2016-11-03T17:45:00Z">
              <w:rPr/>
            </w:rPrChange>
          </w:rPr>
          <w:t>Filipsson</w:t>
        </w:r>
        <w:proofErr w:type="spellEnd"/>
        <w:r w:rsidRPr="005473EA">
          <w:rPr>
            <w:rFonts w:ascii="Times New Roman" w:hAnsi="Times New Roman" w:cs="Times New Roman"/>
            <w:sz w:val="24"/>
            <w:rPrChange w:id="507" w:author="sunny" w:date="2016-11-03T17:45:00Z">
              <w:rPr/>
            </w:rPrChange>
          </w:rPr>
          <w:t xml:space="preserve"> AF, Sand S, Nilsson J, </w:t>
        </w:r>
        <w:proofErr w:type="spellStart"/>
        <w:r w:rsidRPr="005473EA">
          <w:rPr>
            <w:rFonts w:ascii="Times New Roman" w:hAnsi="Times New Roman" w:cs="Times New Roman"/>
            <w:sz w:val="24"/>
            <w:rPrChange w:id="508" w:author="sunny" w:date="2016-11-03T17:45:00Z">
              <w:rPr/>
            </w:rPrChange>
          </w:rPr>
          <w:t>Victorin</w:t>
        </w:r>
        <w:proofErr w:type="spellEnd"/>
        <w:r w:rsidRPr="005473EA">
          <w:rPr>
            <w:rFonts w:ascii="Times New Roman" w:hAnsi="Times New Roman" w:cs="Times New Roman"/>
            <w:sz w:val="24"/>
            <w:rPrChange w:id="509" w:author="sunny" w:date="2016-11-03T17:45:00Z">
              <w:rPr/>
            </w:rPrChange>
          </w:rPr>
          <w:t xml:space="preserve"> K. The benchmark dose method--review of available models, and recommendations for application in health risk assessment. </w:t>
        </w:r>
        <w:proofErr w:type="spellStart"/>
        <w:r w:rsidRPr="005473EA">
          <w:rPr>
            <w:rFonts w:ascii="Times New Roman" w:hAnsi="Times New Roman" w:cs="Times New Roman"/>
            <w:i/>
            <w:iCs/>
            <w:sz w:val="24"/>
            <w:rPrChange w:id="510" w:author="sunny" w:date="2016-11-03T17:45:00Z">
              <w:rPr>
                <w:i/>
                <w:iCs/>
              </w:rPr>
            </w:rPrChange>
          </w:rPr>
          <w:t>Crit</w:t>
        </w:r>
        <w:proofErr w:type="spellEnd"/>
        <w:r w:rsidRPr="005473EA">
          <w:rPr>
            <w:rFonts w:ascii="Times New Roman" w:hAnsi="Times New Roman" w:cs="Times New Roman"/>
            <w:i/>
            <w:iCs/>
            <w:sz w:val="24"/>
            <w:rPrChange w:id="511" w:author="sunny" w:date="2016-11-03T17:45:00Z">
              <w:rPr>
                <w:i/>
                <w:iCs/>
              </w:rPr>
            </w:rPrChange>
          </w:rPr>
          <w:t xml:space="preserve"> Rev </w:t>
        </w:r>
        <w:proofErr w:type="spellStart"/>
        <w:r w:rsidRPr="005473EA">
          <w:rPr>
            <w:rFonts w:ascii="Times New Roman" w:hAnsi="Times New Roman" w:cs="Times New Roman"/>
            <w:i/>
            <w:iCs/>
            <w:sz w:val="24"/>
            <w:rPrChange w:id="512" w:author="sunny" w:date="2016-11-03T17:45:00Z">
              <w:rPr>
                <w:i/>
                <w:iCs/>
              </w:rPr>
            </w:rPrChange>
          </w:rPr>
          <w:t>Toxicol</w:t>
        </w:r>
        <w:proofErr w:type="spellEnd"/>
        <w:r w:rsidRPr="005473EA">
          <w:rPr>
            <w:rFonts w:ascii="Times New Roman" w:hAnsi="Times New Roman" w:cs="Times New Roman"/>
            <w:sz w:val="24"/>
            <w:rPrChange w:id="513" w:author="sunny" w:date="2016-11-03T17:45:00Z">
              <w:rPr/>
            </w:rPrChange>
          </w:rPr>
          <w:t xml:space="preserve"> 2003; </w:t>
        </w:r>
        <w:r w:rsidRPr="005473EA">
          <w:rPr>
            <w:rFonts w:ascii="Times New Roman" w:hAnsi="Times New Roman" w:cs="Times New Roman"/>
            <w:b/>
            <w:bCs/>
            <w:sz w:val="24"/>
            <w:rPrChange w:id="514" w:author="sunny" w:date="2016-11-03T17:45:00Z">
              <w:rPr>
                <w:b/>
                <w:bCs/>
              </w:rPr>
            </w:rPrChange>
          </w:rPr>
          <w:t>33</w:t>
        </w:r>
        <w:r w:rsidRPr="005473EA">
          <w:rPr>
            <w:rFonts w:ascii="Times New Roman" w:hAnsi="Times New Roman" w:cs="Times New Roman"/>
            <w:sz w:val="24"/>
            <w:rPrChange w:id="515" w:author="sunny" w:date="2016-11-03T17:45:00Z">
              <w:rPr/>
            </w:rPrChange>
          </w:rPr>
          <w:t>: 505–42.</w:t>
        </w:r>
      </w:ins>
    </w:p>
    <w:p w14:paraId="6AFBF4E1" w14:textId="77777777" w:rsidR="005473EA" w:rsidRPr="005473EA" w:rsidRDefault="005473EA" w:rsidP="005473EA">
      <w:pPr>
        <w:pStyle w:val="Bibliography"/>
        <w:rPr>
          <w:ins w:id="516" w:author="sunny" w:date="2016-11-03T17:45:00Z"/>
          <w:rFonts w:ascii="Times New Roman" w:hAnsi="Times New Roman" w:cs="Times New Roman"/>
          <w:sz w:val="24"/>
          <w:rPrChange w:id="517" w:author="sunny" w:date="2016-11-03T17:45:00Z">
            <w:rPr>
              <w:ins w:id="518" w:author="sunny" w:date="2016-11-03T17:45:00Z"/>
            </w:rPr>
          </w:rPrChange>
        </w:rPr>
        <w:pPrChange w:id="519" w:author="sunny" w:date="2016-11-03T17:45:00Z">
          <w:pPr>
            <w:widowControl w:val="0"/>
            <w:autoSpaceDE w:val="0"/>
            <w:autoSpaceDN w:val="0"/>
            <w:adjustRightInd w:val="0"/>
            <w:spacing w:after="0" w:line="240" w:lineRule="auto"/>
          </w:pPr>
        </w:pPrChange>
      </w:pPr>
      <w:ins w:id="520" w:author="sunny" w:date="2016-11-03T17:45:00Z">
        <w:r w:rsidRPr="005473EA">
          <w:rPr>
            <w:rFonts w:ascii="Times New Roman" w:hAnsi="Times New Roman" w:cs="Times New Roman"/>
            <w:sz w:val="24"/>
            <w:rPrChange w:id="521" w:author="sunny" w:date="2016-11-03T17:45:00Z">
              <w:rPr/>
            </w:rPrChange>
          </w:rPr>
          <w:t xml:space="preserve">23. </w:t>
        </w:r>
        <w:proofErr w:type="spellStart"/>
        <w:r w:rsidRPr="005473EA">
          <w:rPr>
            <w:rFonts w:ascii="Times New Roman" w:hAnsi="Times New Roman" w:cs="Times New Roman"/>
            <w:sz w:val="24"/>
            <w:rPrChange w:id="522" w:author="sunny" w:date="2016-11-03T17:45:00Z">
              <w:rPr/>
            </w:rPrChange>
          </w:rPr>
          <w:t>Rampersad</w:t>
        </w:r>
        <w:proofErr w:type="spellEnd"/>
        <w:r w:rsidRPr="005473EA">
          <w:rPr>
            <w:rFonts w:ascii="Times New Roman" w:hAnsi="Times New Roman" w:cs="Times New Roman"/>
            <w:sz w:val="24"/>
            <w:rPrChange w:id="523" w:author="sunny" w:date="2016-11-03T17:45:00Z">
              <w:rPr/>
            </w:rPrChange>
          </w:rPr>
          <w:t xml:space="preserve"> SN. Multiple Applications of </w:t>
        </w:r>
        <w:proofErr w:type="spellStart"/>
        <w:r w:rsidRPr="005473EA">
          <w:rPr>
            <w:rFonts w:ascii="Times New Roman" w:hAnsi="Times New Roman" w:cs="Times New Roman"/>
            <w:sz w:val="24"/>
            <w:rPrChange w:id="524" w:author="sunny" w:date="2016-11-03T17:45:00Z">
              <w:rPr/>
            </w:rPrChange>
          </w:rPr>
          <w:t>Alamar</w:t>
        </w:r>
        <w:proofErr w:type="spellEnd"/>
        <w:r w:rsidRPr="005473EA">
          <w:rPr>
            <w:rFonts w:ascii="Times New Roman" w:hAnsi="Times New Roman" w:cs="Times New Roman"/>
            <w:sz w:val="24"/>
            <w:rPrChange w:id="525" w:author="sunny" w:date="2016-11-03T17:45:00Z">
              <w:rPr/>
            </w:rPrChange>
          </w:rPr>
          <w:t xml:space="preserve"> Blue as an Indicator of Metabolic Function and Cellular Health in Cell Viability Bioassays. </w:t>
        </w:r>
        <w:r w:rsidRPr="005473EA">
          <w:rPr>
            <w:rFonts w:ascii="Times New Roman" w:hAnsi="Times New Roman" w:cs="Times New Roman"/>
            <w:i/>
            <w:iCs/>
            <w:sz w:val="24"/>
            <w:rPrChange w:id="526" w:author="sunny" w:date="2016-11-03T17:45:00Z">
              <w:rPr>
                <w:i/>
                <w:iCs/>
              </w:rPr>
            </w:rPrChange>
          </w:rPr>
          <w:t>Sensors</w:t>
        </w:r>
        <w:r w:rsidRPr="005473EA">
          <w:rPr>
            <w:rFonts w:ascii="Times New Roman" w:hAnsi="Times New Roman" w:cs="Times New Roman"/>
            <w:sz w:val="24"/>
            <w:rPrChange w:id="527" w:author="sunny" w:date="2016-11-03T17:45:00Z">
              <w:rPr/>
            </w:rPrChange>
          </w:rPr>
          <w:t xml:space="preserve"> 2012; </w:t>
        </w:r>
        <w:r w:rsidRPr="005473EA">
          <w:rPr>
            <w:rFonts w:ascii="Times New Roman" w:hAnsi="Times New Roman" w:cs="Times New Roman"/>
            <w:b/>
            <w:bCs/>
            <w:sz w:val="24"/>
            <w:rPrChange w:id="528" w:author="sunny" w:date="2016-11-03T17:45:00Z">
              <w:rPr>
                <w:b/>
                <w:bCs/>
              </w:rPr>
            </w:rPrChange>
          </w:rPr>
          <w:t>12</w:t>
        </w:r>
        <w:r w:rsidRPr="005473EA">
          <w:rPr>
            <w:rFonts w:ascii="Times New Roman" w:hAnsi="Times New Roman" w:cs="Times New Roman"/>
            <w:sz w:val="24"/>
            <w:rPrChange w:id="529" w:author="sunny" w:date="2016-11-03T17:45:00Z">
              <w:rPr/>
            </w:rPrChange>
          </w:rPr>
          <w:t>: 12347–60.</w:t>
        </w:r>
      </w:ins>
    </w:p>
    <w:p w14:paraId="5EEE4D67" w14:textId="77777777" w:rsidR="005473EA" w:rsidRPr="005473EA" w:rsidRDefault="005473EA" w:rsidP="005473EA">
      <w:pPr>
        <w:pStyle w:val="Bibliography"/>
        <w:rPr>
          <w:ins w:id="530" w:author="sunny" w:date="2016-11-03T17:45:00Z"/>
          <w:rFonts w:ascii="Times New Roman" w:hAnsi="Times New Roman" w:cs="Times New Roman"/>
          <w:sz w:val="24"/>
          <w:rPrChange w:id="531" w:author="sunny" w:date="2016-11-03T17:45:00Z">
            <w:rPr>
              <w:ins w:id="532" w:author="sunny" w:date="2016-11-03T17:45:00Z"/>
            </w:rPr>
          </w:rPrChange>
        </w:rPr>
        <w:pPrChange w:id="533" w:author="sunny" w:date="2016-11-03T17:45:00Z">
          <w:pPr>
            <w:widowControl w:val="0"/>
            <w:autoSpaceDE w:val="0"/>
            <w:autoSpaceDN w:val="0"/>
            <w:adjustRightInd w:val="0"/>
            <w:spacing w:after="0" w:line="240" w:lineRule="auto"/>
          </w:pPr>
        </w:pPrChange>
      </w:pPr>
      <w:ins w:id="534" w:author="sunny" w:date="2016-11-03T17:45:00Z">
        <w:r w:rsidRPr="005473EA">
          <w:rPr>
            <w:rFonts w:ascii="Times New Roman" w:hAnsi="Times New Roman" w:cs="Times New Roman"/>
            <w:sz w:val="24"/>
            <w:rPrChange w:id="535" w:author="sunny" w:date="2016-11-03T17:45:00Z">
              <w:rPr/>
            </w:rPrChange>
          </w:rPr>
          <w:t xml:space="preserve">24. </w:t>
        </w:r>
        <w:proofErr w:type="spellStart"/>
        <w:r w:rsidRPr="005473EA">
          <w:rPr>
            <w:rFonts w:ascii="Times New Roman" w:hAnsi="Times New Roman" w:cs="Times New Roman"/>
            <w:sz w:val="24"/>
            <w:rPrChange w:id="536" w:author="sunny" w:date="2016-11-03T17:45:00Z">
              <w:rPr/>
            </w:rPrChange>
          </w:rPr>
          <w:t>Khalifa</w:t>
        </w:r>
        <w:proofErr w:type="spellEnd"/>
        <w:r w:rsidRPr="005473EA">
          <w:rPr>
            <w:rFonts w:ascii="Times New Roman" w:hAnsi="Times New Roman" w:cs="Times New Roman"/>
            <w:sz w:val="24"/>
            <w:rPrChange w:id="537" w:author="sunny" w:date="2016-11-03T17:45:00Z">
              <w:rPr/>
            </w:rPrChange>
          </w:rPr>
          <w:t xml:space="preserve"> RA, Nasser MS, </w:t>
        </w:r>
        <w:proofErr w:type="spellStart"/>
        <w:r w:rsidRPr="005473EA">
          <w:rPr>
            <w:rFonts w:ascii="Times New Roman" w:hAnsi="Times New Roman" w:cs="Times New Roman"/>
            <w:sz w:val="24"/>
            <w:rPrChange w:id="538" w:author="sunny" w:date="2016-11-03T17:45:00Z">
              <w:rPr/>
            </w:rPrChange>
          </w:rPr>
          <w:t>Gomaa</w:t>
        </w:r>
        <w:proofErr w:type="spellEnd"/>
        <w:r w:rsidRPr="005473EA">
          <w:rPr>
            <w:rFonts w:ascii="Times New Roman" w:hAnsi="Times New Roman" w:cs="Times New Roman"/>
            <w:sz w:val="24"/>
            <w:rPrChange w:id="539" w:author="sunny" w:date="2016-11-03T17:45:00Z">
              <w:rPr/>
            </w:rPrChange>
          </w:rPr>
          <w:t xml:space="preserve"> AA, Osman NM, Salem HM. </w:t>
        </w:r>
        <w:proofErr w:type="spellStart"/>
        <w:r w:rsidRPr="005473EA">
          <w:rPr>
            <w:rFonts w:ascii="Times New Roman" w:hAnsi="Times New Roman" w:cs="Times New Roman"/>
            <w:sz w:val="24"/>
            <w:rPrChange w:id="540" w:author="sunny" w:date="2016-11-03T17:45:00Z">
              <w:rPr/>
            </w:rPrChange>
          </w:rPr>
          <w:t>Resazurin</w:t>
        </w:r>
        <w:proofErr w:type="spellEnd"/>
        <w:r w:rsidRPr="005473EA">
          <w:rPr>
            <w:rFonts w:ascii="Times New Roman" w:hAnsi="Times New Roman" w:cs="Times New Roman"/>
            <w:sz w:val="24"/>
            <w:rPrChange w:id="541" w:author="sunny" w:date="2016-11-03T17:45:00Z">
              <w:rPr/>
            </w:rPrChange>
          </w:rPr>
          <w:t xml:space="preserve"> </w:t>
        </w:r>
        <w:proofErr w:type="spellStart"/>
        <w:r w:rsidRPr="005473EA">
          <w:rPr>
            <w:rFonts w:ascii="Times New Roman" w:hAnsi="Times New Roman" w:cs="Times New Roman"/>
            <w:sz w:val="24"/>
            <w:rPrChange w:id="542" w:author="sunny" w:date="2016-11-03T17:45:00Z">
              <w:rPr/>
            </w:rPrChange>
          </w:rPr>
          <w:t>Microtiter</w:t>
        </w:r>
        <w:proofErr w:type="spellEnd"/>
        <w:r w:rsidRPr="005473EA">
          <w:rPr>
            <w:rFonts w:ascii="Times New Roman" w:hAnsi="Times New Roman" w:cs="Times New Roman"/>
            <w:sz w:val="24"/>
            <w:rPrChange w:id="543" w:author="sunny" w:date="2016-11-03T17:45:00Z">
              <w:rPr/>
            </w:rPrChange>
          </w:rPr>
          <w:t xml:space="preserve"> Assay Plate method for detection of susceptibility of multidrug resistant Mycobacterium tuberculosis to second-line anti-</w:t>
        </w:r>
        <w:proofErr w:type="spellStart"/>
        <w:r w:rsidRPr="005473EA">
          <w:rPr>
            <w:rFonts w:ascii="Times New Roman" w:hAnsi="Times New Roman" w:cs="Times New Roman"/>
            <w:sz w:val="24"/>
            <w:rPrChange w:id="544" w:author="sunny" w:date="2016-11-03T17:45:00Z">
              <w:rPr/>
            </w:rPrChange>
          </w:rPr>
          <w:t>tuberculous</w:t>
        </w:r>
        <w:proofErr w:type="spellEnd"/>
        <w:r w:rsidRPr="005473EA">
          <w:rPr>
            <w:rFonts w:ascii="Times New Roman" w:hAnsi="Times New Roman" w:cs="Times New Roman"/>
            <w:sz w:val="24"/>
            <w:rPrChange w:id="545" w:author="sunny" w:date="2016-11-03T17:45:00Z">
              <w:rPr/>
            </w:rPrChange>
          </w:rPr>
          <w:t xml:space="preserve"> drugs. </w:t>
        </w:r>
        <w:r w:rsidRPr="005473EA">
          <w:rPr>
            <w:rFonts w:ascii="Times New Roman" w:hAnsi="Times New Roman" w:cs="Times New Roman"/>
            <w:i/>
            <w:iCs/>
            <w:sz w:val="24"/>
            <w:rPrChange w:id="546" w:author="sunny" w:date="2016-11-03T17:45:00Z">
              <w:rPr>
                <w:i/>
                <w:iCs/>
              </w:rPr>
            </w:rPrChange>
          </w:rPr>
          <w:t xml:space="preserve">Egypt J Chest Dis </w:t>
        </w:r>
        <w:proofErr w:type="spellStart"/>
        <w:r w:rsidRPr="005473EA">
          <w:rPr>
            <w:rFonts w:ascii="Times New Roman" w:hAnsi="Times New Roman" w:cs="Times New Roman"/>
            <w:i/>
            <w:iCs/>
            <w:sz w:val="24"/>
            <w:rPrChange w:id="547" w:author="sunny" w:date="2016-11-03T17:45:00Z">
              <w:rPr>
                <w:i/>
                <w:iCs/>
              </w:rPr>
            </w:rPrChange>
          </w:rPr>
          <w:t>Tuberc</w:t>
        </w:r>
        <w:proofErr w:type="spellEnd"/>
        <w:r w:rsidRPr="005473EA">
          <w:rPr>
            <w:rFonts w:ascii="Times New Roman" w:hAnsi="Times New Roman" w:cs="Times New Roman"/>
            <w:sz w:val="24"/>
            <w:rPrChange w:id="548" w:author="sunny" w:date="2016-11-03T17:45:00Z">
              <w:rPr/>
            </w:rPrChange>
          </w:rPr>
          <w:t xml:space="preserve"> 2013; </w:t>
        </w:r>
        <w:r w:rsidRPr="005473EA">
          <w:rPr>
            <w:rFonts w:ascii="Times New Roman" w:hAnsi="Times New Roman" w:cs="Times New Roman"/>
            <w:b/>
            <w:bCs/>
            <w:sz w:val="24"/>
            <w:rPrChange w:id="549" w:author="sunny" w:date="2016-11-03T17:45:00Z">
              <w:rPr>
                <w:b/>
                <w:bCs/>
              </w:rPr>
            </w:rPrChange>
          </w:rPr>
          <w:t>62</w:t>
        </w:r>
        <w:r w:rsidRPr="005473EA">
          <w:rPr>
            <w:rFonts w:ascii="Times New Roman" w:hAnsi="Times New Roman" w:cs="Times New Roman"/>
            <w:sz w:val="24"/>
            <w:rPrChange w:id="550" w:author="sunny" w:date="2016-11-03T17:45:00Z">
              <w:rPr/>
            </w:rPrChange>
          </w:rPr>
          <w:t>: 241–7.</w:t>
        </w:r>
      </w:ins>
    </w:p>
    <w:p w14:paraId="771C5762" w14:textId="77777777" w:rsidR="005473EA" w:rsidRPr="005473EA" w:rsidRDefault="005473EA" w:rsidP="005473EA">
      <w:pPr>
        <w:pStyle w:val="Bibliography"/>
        <w:rPr>
          <w:ins w:id="551" w:author="sunny" w:date="2016-11-03T17:45:00Z"/>
          <w:rFonts w:ascii="Times New Roman" w:hAnsi="Times New Roman" w:cs="Times New Roman"/>
          <w:sz w:val="24"/>
          <w:rPrChange w:id="552" w:author="sunny" w:date="2016-11-03T17:45:00Z">
            <w:rPr>
              <w:ins w:id="553" w:author="sunny" w:date="2016-11-03T17:45:00Z"/>
            </w:rPr>
          </w:rPrChange>
        </w:rPr>
        <w:pPrChange w:id="554" w:author="sunny" w:date="2016-11-03T17:45:00Z">
          <w:pPr>
            <w:widowControl w:val="0"/>
            <w:autoSpaceDE w:val="0"/>
            <w:autoSpaceDN w:val="0"/>
            <w:adjustRightInd w:val="0"/>
            <w:spacing w:after="0" w:line="240" w:lineRule="auto"/>
          </w:pPr>
        </w:pPrChange>
      </w:pPr>
      <w:ins w:id="555" w:author="sunny" w:date="2016-11-03T17:45:00Z">
        <w:r w:rsidRPr="005473EA">
          <w:rPr>
            <w:rFonts w:ascii="Times New Roman" w:hAnsi="Times New Roman" w:cs="Times New Roman"/>
            <w:sz w:val="24"/>
            <w:rPrChange w:id="556" w:author="sunny" w:date="2016-11-03T17:45:00Z">
              <w:rPr/>
            </w:rPrChange>
          </w:rPr>
          <w:t xml:space="preserve">25. Palomino J-C, Martin A, Camacho M, Guerra H, Swings J, </w:t>
        </w:r>
        <w:proofErr w:type="spellStart"/>
        <w:r w:rsidRPr="005473EA">
          <w:rPr>
            <w:rFonts w:ascii="Times New Roman" w:hAnsi="Times New Roman" w:cs="Times New Roman"/>
            <w:sz w:val="24"/>
            <w:rPrChange w:id="557" w:author="sunny" w:date="2016-11-03T17:45:00Z">
              <w:rPr/>
            </w:rPrChange>
          </w:rPr>
          <w:t>Portaels</w:t>
        </w:r>
        <w:proofErr w:type="spellEnd"/>
        <w:r w:rsidRPr="005473EA">
          <w:rPr>
            <w:rFonts w:ascii="Times New Roman" w:hAnsi="Times New Roman" w:cs="Times New Roman"/>
            <w:sz w:val="24"/>
            <w:rPrChange w:id="558" w:author="sunny" w:date="2016-11-03T17:45:00Z">
              <w:rPr/>
            </w:rPrChange>
          </w:rPr>
          <w:t xml:space="preserve"> F. </w:t>
        </w:r>
        <w:proofErr w:type="spellStart"/>
        <w:r w:rsidRPr="005473EA">
          <w:rPr>
            <w:rFonts w:ascii="Times New Roman" w:hAnsi="Times New Roman" w:cs="Times New Roman"/>
            <w:sz w:val="24"/>
            <w:rPrChange w:id="559" w:author="sunny" w:date="2016-11-03T17:45:00Z">
              <w:rPr/>
            </w:rPrChange>
          </w:rPr>
          <w:t>Resazurin</w:t>
        </w:r>
        <w:proofErr w:type="spellEnd"/>
        <w:r w:rsidRPr="005473EA">
          <w:rPr>
            <w:rFonts w:ascii="Times New Roman" w:hAnsi="Times New Roman" w:cs="Times New Roman"/>
            <w:sz w:val="24"/>
            <w:rPrChange w:id="560" w:author="sunny" w:date="2016-11-03T17:45:00Z">
              <w:rPr/>
            </w:rPrChange>
          </w:rPr>
          <w:t xml:space="preserve"> </w:t>
        </w:r>
        <w:proofErr w:type="spellStart"/>
        <w:r w:rsidRPr="005473EA">
          <w:rPr>
            <w:rFonts w:ascii="Times New Roman" w:hAnsi="Times New Roman" w:cs="Times New Roman"/>
            <w:sz w:val="24"/>
            <w:rPrChange w:id="561" w:author="sunny" w:date="2016-11-03T17:45:00Z">
              <w:rPr/>
            </w:rPrChange>
          </w:rPr>
          <w:t>Microtiter</w:t>
        </w:r>
        <w:proofErr w:type="spellEnd"/>
        <w:r w:rsidRPr="005473EA">
          <w:rPr>
            <w:rFonts w:ascii="Times New Roman" w:hAnsi="Times New Roman" w:cs="Times New Roman"/>
            <w:sz w:val="24"/>
            <w:rPrChange w:id="562" w:author="sunny" w:date="2016-11-03T17:45:00Z">
              <w:rPr/>
            </w:rPrChange>
          </w:rPr>
          <w:t xml:space="preserve"> Assay Plate: Simple and Inexpensive Method for Detection of Drug Resistance in Mycobacterium tuberculosis. </w:t>
        </w:r>
        <w:proofErr w:type="spellStart"/>
        <w:r w:rsidRPr="005473EA">
          <w:rPr>
            <w:rFonts w:ascii="Times New Roman" w:hAnsi="Times New Roman" w:cs="Times New Roman"/>
            <w:i/>
            <w:iCs/>
            <w:sz w:val="24"/>
            <w:rPrChange w:id="563" w:author="sunny" w:date="2016-11-03T17:45:00Z">
              <w:rPr>
                <w:i/>
                <w:iCs/>
              </w:rPr>
            </w:rPrChange>
          </w:rPr>
          <w:t>Antimicrob</w:t>
        </w:r>
        <w:proofErr w:type="spellEnd"/>
        <w:r w:rsidRPr="005473EA">
          <w:rPr>
            <w:rFonts w:ascii="Times New Roman" w:hAnsi="Times New Roman" w:cs="Times New Roman"/>
            <w:i/>
            <w:iCs/>
            <w:sz w:val="24"/>
            <w:rPrChange w:id="564" w:author="sunny" w:date="2016-11-03T17:45:00Z">
              <w:rPr>
                <w:i/>
                <w:iCs/>
              </w:rPr>
            </w:rPrChange>
          </w:rPr>
          <w:t xml:space="preserve"> Agents </w:t>
        </w:r>
        <w:proofErr w:type="spellStart"/>
        <w:r w:rsidRPr="005473EA">
          <w:rPr>
            <w:rFonts w:ascii="Times New Roman" w:hAnsi="Times New Roman" w:cs="Times New Roman"/>
            <w:i/>
            <w:iCs/>
            <w:sz w:val="24"/>
            <w:rPrChange w:id="565" w:author="sunny" w:date="2016-11-03T17:45:00Z">
              <w:rPr>
                <w:i/>
                <w:iCs/>
              </w:rPr>
            </w:rPrChange>
          </w:rPr>
          <w:t>Chemother</w:t>
        </w:r>
        <w:proofErr w:type="spellEnd"/>
        <w:r w:rsidRPr="005473EA">
          <w:rPr>
            <w:rFonts w:ascii="Times New Roman" w:hAnsi="Times New Roman" w:cs="Times New Roman"/>
            <w:sz w:val="24"/>
            <w:rPrChange w:id="566" w:author="sunny" w:date="2016-11-03T17:45:00Z">
              <w:rPr/>
            </w:rPrChange>
          </w:rPr>
          <w:t xml:space="preserve"> 2002; </w:t>
        </w:r>
        <w:r w:rsidRPr="005473EA">
          <w:rPr>
            <w:rFonts w:ascii="Times New Roman" w:hAnsi="Times New Roman" w:cs="Times New Roman"/>
            <w:b/>
            <w:bCs/>
            <w:sz w:val="24"/>
            <w:rPrChange w:id="567" w:author="sunny" w:date="2016-11-03T17:45:00Z">
              <w:rPr>
                <w:b/>
                <w:bCs/>
              </w:rPr>
            </w:rPrChange>
          </w:rPr>
          <w:t>46</w:t>
        </w:r>
        <w:r w:rsidRPr="005473EA">
          <w:rPr>
            <w:rFonts w:ascii="Times New Roman" w:hAnsi="Times New Roman" w:cs="Times New Roman"/>
            <w:sz w:val="24"/>
            <w:rPrChange w:id="568" w:author="sunny" w:date="2016-11-03T17:45:00Z">
              <w:rPr/>
            </w:rPrChange>
          </w:rPr>
          <w:t>: 2720–2.</w:t>
        </w:r>
      </w:ins>
    </w:p>
    <w:p w14:paraId="15514B2E" w14:textId="77777777" w:rsidR="005473EA" w:rsidRPr="005473EA" w:rsidRDefault="005473EA" w:rsidP="005473EA">
      <w:pPr>
        <w:pStyle w:val="Bibliography"/>
        <w:rPr>
          <w:ins w:id="569" w:author="sunny" w:date="2016-11-03T17:45:00Z"/>
          <w:rFonts w:ascii="Times New Roman" w:hAnsi="Times New Roman" w:cs="Times New Roman"/>
          <w:sz w:val="24"/>
          <w:rPrChange w:id="570" w:author="sunny" w:date="2016-11-03T17:45:00Z">
            <w:rPr>
              <w:ins w:id="571" w:author="sunny" w:date="2016-11-03T17:45:00Z"/>
            </w:rPr>
          </w:rPrChange>
        </w:rPr>
        <w:pPrChange w:id="572" w:author="sunny" w:date="2016-11-03T17:45:00Z">
          <w:pPr>
            <w:widowControl w:val="0"/>
            <w:autoSpaceDE w:val="0"/>
            <w:autoSpaceDN w:val="0"/>
            <w:adjustRightInd w:val="0"/>
            <w:spacing w:after="0" w:line="240" w:lineRule="auto"/>
          </w:pPr>
        </w:pPrChange>
      </w:pPr>
      <w:ins w:id="573" w:author="sunny" w:date="2016-11-03T17:45:00Z">
        <w:r w:rsidRPr="005473EA">
          <w:rPr>
            <w:rFonts w:ascii="Times New Roman" w:hAnsi="Times New Roman" w:cs="Times New Roman"/>
            <w:sz w:val="24"/>
            <w:rPrChange w:id="574" w:author="sunny" w:date="2016-11-03T17:45:00Z">
              <w:rPr/>
            </w:rPrChange>
          </w:rPr>
          <w:t xml:space="preserve">26. Palomino J-C, Martin A, Camacho M, Guerra H, Swings J, </w:t>
        </w:r>
        <w:proofErr w:type="spellStart"/>
        <w:r w:rsidRPr="005473EA">
          <w:rPr>
            <w:rFonts w:ascii="Times New Roman" w:hAnsi="Times New Roman" w:cs="Times New Roman"/>
            <w:sz w:val="24"/>
            <w:rPrChange w:id="575" w:author="sunny" w:date="2016-11-03T17:45:00Z">
              <w:rPr/>
            </w:rPrChange>
          </w:rPr>
          <w:t>Portaels</w:t>
        </w:r>
        <w:proofErr w:type="spellEnd"/>
        <w:r w:rsidRPr="005473EA">
          <w:rPr>
            <w:rFonts w:ascii="Times New Roman" w:hAnsi="Times New Roman" w:cs="Times New Roman"/>
            <w:sz w:val="24"/>
            <w:rPrChange w:id="576" w:author="sunny" w:date="2016-11-03T17:45:00Z">
              <w:rPr/>
            </w:rPrChange>
          </w:rPr>
          <w:t xml:space="preserve"> F. </w:t>
        </w:r>
        <w:proofErr w:type="spellStart"/>
        <w:r w:rsidRPr="005473EA">
          <w:rPr>
            <w:rFonts w:ascii="Times New Roman" w:hAnsi="Times New Roman" w:cs="Times New Roman"/>
            <w:sz w:val="24"/>
            <w:rPrChange w:id="577" w:author="sunny" w:date="2016-11-03T17:45:00Z">
              <w:rPr/>
            </w:rPrChange>
          </w:rPr>
          <w:t>Resazurin</w:t>
        </w:r>
        <w:proofErr w:type="spellEnd"/>
        <w:r w:rsidRPr="005473EA">
          <w:rPr>
            <w:rFonts w:ascii="Times New Roman" w:hAnsi="Times New Roman" w:cs="Times New Roman"/>
            <w:sz w:val="24"/>
            <w:rPrChange w:id="578" w:author="sunny" w:date="2016-11-03T17:45:00Z">
              <w:rPr/>
            </w:rPrChange>
          </w:rPr>
          <w:t xml:space="preserve"> </w:t>
        </w:r>
        <w:proofErr w:type="spellStart"/>
        <w:r w:rsidRPr="005473EA">
          <w:rPr>
            <w:rFonts w:ascii="Times New Roman" w:hAnsi="Times New Roman" w:cs="Times New Roman"/>
            <w:sz w:val="24"/>
            <w:rPrChange w:id="579" w:author="sunny" w:date="2016-11-03T17:45:00Z">
              <w:rPr/>
            </w:rPrChange>
          </w:rPr>
          <w:t>Microtiter</w:t>
        </w:r>
        <w:proofErr w:type="spellEnd"/>
        <w:r w:rsidRPr="005473EA">
          <w:rPr>
            <w:rFonts w:ascii="Times New Roman" w:hAnsi="Times New Roman" w:cs="Times New Roman"/>
            <w:sz w:val="24"/>
            <w:rPrChange w:id="580" w:author="sunny" w:date="2016-11-03T17:45:00Z">
              <w:rPr/>
            </w:rPrChange>
          </w:rPr>
          <w:t xml:space="preserve"> Assay Plate: Simple and Inexpensive Method for Detection of Drug Resistance in Mycobacterium tuberculosis. </w:t>
        </w:r>
        <w:proofErr w:type="spellStart"/>
        <w:r w:rsidRPr="005473EA">
          <w:rPr>
            <w:rFonts w:ascii="Times New Roman" w:hAnsi="Times New Roman" w:cs="Times New Roman"/>
            <w:i/>
            <w:iCs/>
            <w:sz w:val="24"/>
            <w:rPrChange w:id="581" w:author="sunny" w:date="2016-11-03T17:45:00Z">
              <w:rPr>
                <w:i/>
                <w:iCs/>
              </w:rPr>
            </w:rPrChange>
          </w:rPr>
          <w:t>Antimicrob</w:t>
        </w:r>
        <w:proofErr w:type="spellEnd"/>
        <w:r w:rsidRPr="005473EA">
          <w:rPr>
            <w:rFonts w:ascii="Times New Roman" w:hAnsi="Times New Roman" w:cs="Times New Roman"/>
            <w:i/>
            <w:iCs/>
            <w:sz w:val="24"/>
            <w:rPrChange w:id="582" w:author="sunny" w:date="2016-11-03T17:45:00Z">
              <w:rPr>
                <w:i/>
                <w:iCs/>
              </w:rPr>
            </w:rPrChange>
          </w:rPr>
          <w:t xml:space="preserve"> Agents </w:t>
        </w:r>
        <w:proofErr w:type="spellStart"/>
        <w:r w:rsidRPr="005473EA">
          <w:rPr>
            <w:rFonts w:ascii="Times New Roman" w:hAnsi="Times New Roman" w:cs="Times New Roman"/>
            <w:i/>
            <w:iCs/>
            <w:sz w:val="24"/>
            <w:rPrChange w:id="583" w:author="sunny" w:date="2016-11-03T17:45:00Z">
              <w:rPr>
                <w:i/>
                <w:iCs/>
              </w:rPr>
            </w:rPrChange>
          </w:rPr>
          <w:t>Chemother</w:t>
        </w:r>
        <w:proofErr w:type="spellEnd"/>
        <w:r w:rsidRPr="005473EA">
          <w:rPr>
            <w:rFonts w:ascii="Times New Roman" w:hAnsi="Times New Roman" w:cs="Times New Roman"/>
            <w:sz w:val="24"/>
            <w:rPrChange w:id="584" w:author="sunny" w:date="2016-11-03T17:45:00Z">
              <w:rPr/>
            </w:rPrChange>
          </w:rPr>
          <w:t xml:space="preserve"> 2002; </w:t>
        </w:r>
        <w:r w:rsidRPr="005473EA">
          <w:rPr>
            <w:rFonts w:ascii="Times New Roman" w:hAnsi="Times New Roman" w:cs="Times New Roman"/>
            <w:b/>
            <w:bCs/>
            <w:sz w:val="24"/>
            <w:rPrChange w:id="585" w:author="sunny" w:date="2016-11-03T17:45:00Z">
              <w:rPr>
                <w:b/>
                <w:bCs/>
              </w:rPr>
            </w:rPrChange>
          </w:rPr>
          <w:t>46</w:t>
        </w:r>
        <w:r w:rsidRPr="005473EA">
          <w:rPr>
            <w:rFonts w:ascii="Times New Roman" w:hAnsi="Times New Roman" w:cs="Times New Roman"/>
            <w:sz w:val="24"/>
            <w:rPrChange w:id="586" w:author="sunny" w:date="2016-11-03T17:45:00Z">
              <w:rPr/>
            </w:rPrChange>
          </w:rPr>
          <w:t>: 2720–2.</w:t>
        </w:r>
      </w:ins>
    </w:p>
    <w:p w14:paraId="6ABDF1DC" w14:textId="77777777" w:rsidR="005473EA" w:rsidRPr="005473EA" w:rsidRDefault="005473EA" w:rsidP="005473EA">
      <w:pPr>
        <w:pStyle w:val="Bibliography"/>
        <w:rPr>
          <w:ins w:id="587" w:author="sunny" w:date="2016-11-03T17:45:00Z"/>
          <w:rFonts w:ascii="Times New Roman" w:hAnsi="Times New Roman" w:cs="Times New Roman"/>
          <w:sz w:val="24"/>
          <w:rPrChange w:id="588" w:author="sunny" w:date="2016-11-03T17:45:00Z">
            <w:rPr>
              <w:ins w:id="589" w:author="sunny" w:date="2016-11-03T17:45:00Z"/>
            </w:rPr>
          </w:rPrChange>
        </w:rPr>
        <w:pPrChange w:id="590" w:author="sunny" w:date="2016-11-03T17:45:00Z">
          <w:pPr>
            <w:widowControl w:val="0"/>
            <w:autoSpaceDE w:val="0"/>
            <w:autoSpaceDN w:val="0"/>
            <w:adjustRightInd w:val="0"/>
            <w:spacing w:after="0" w:line="240" w:lineRule="auto"/>
          </w:pPr>
        </w:pPrChange>
      </w:pPr>
      <w:ins w:id="591" w:author="sunny" w:date="2016-11-03T17:45:00Z">
        <w:r w:rsidRPr="005473EA">
          <w:rPr>
            <w:rFonts w:ascii="Times New Roman" w:hAnsi="Times New Roman" w:cs="Times New Roman"/>
            <w:sz w:val="24"/>
            <w:rPrChange w:id="592" w:author="sunny" w:date="2016-11-03T17:45:00Z">
              <w:rPr/>
            </w:rPrChange>
          </w:rPr>
          <w:t xml:space="preserve">27. Wade JJ, Graver MA. A fully defined, clear and protein-free liquid medium permitting dense growth of Neisseria </w:t>
        </w:r>
        <w:proofErr w:type="spellStart"/>
        <w:r w:rsidRPr="005473EA">
          <w:rPr>
            <w:rFonts w:ascii="Times New Roman" w:hAnsi="Times New Roman" w:cs="Times New Roman"/>
            <w:sz w:val="24"/>
            <w:rPrChange w:id="593" w:author="sunny" w:date="2016-11-03T17:45:00Z">
              <w:rPr/>
            </w:rPrChange>
          </w:rPr>
          <w:t>gonorrhoeae</w:t>
        </w:r>
        <w:proofErr w:type="spellEnd"/>
        <w:r w:rsidRPr="005473EA">
          <w:rPr>
            <w:rFonts w:ascii="Times New Roman" w:hAnsi="Times New Roman" w:cs="Times New Roman"/>
            <w:sz w:val="24"/>
            <w:rPrChange w:id="594" w:author="sunny" w:date="2016-11-03T17:45:00Z">
              <w:rPr/>
            </w:rPrChange>
          </w:rPr>
          <w:t xml:space="preserve"> from very low </w:t>
        </w:r>
        <w:proofErr w:type="spellStart"/>
        <w:r w:rsidRPr="005473EA">
          <w:rPr>
            <w:rFonts w:ascii="Times New Roman" w:hAnsi="Times New Roman" w:cs="Times New Roman"/>
            <w:sz w:val="24"/>
            <w:rPrChange w:id="595" w:author="sunny" w:date="2016-11-03T17:45:00Z">
              <w:rPr/>
            </w:rPrChange>
          </w:rPr>
          <w:t>inocula</w:t>
        </w:r>
        <w:proofErr w:type="spellEnd"/>
        <w:r w:rsidRPr="005473EA">
          <w:rPr>
            <w:rFonts w:ascii="Times New Roman" w:hAnsi="Times New Roman" w:cs="Times New Roman"/>
            <w:sz w:val="24"/>
            <w:rPrChange w:id="596" w:author="sunny" w:date="2016-11-03T17:45:00Z">
              <w:rPr/>
            </w:rPrChange>
          </w:rPr>
          <w:t xml:space="preserve">. </w:t>
        </w:r>
        <w:r w:rsidRPr="005473EA">
          <w:rPr>
            <w:rFonts w:ascii="Times New Roman" w:hAnsi="Times New Roman" w:cs="Times New Roman"/>
            <w:i/>
            <w:iCs/>
            <w:sz w:val="24"/>
            <w:rPrChange w:id="597" w:author="sunny" w:date="2016-11-03T17:45:00Z">
              <w:rPr>
                <w:i/>
                <w:iCs/>
              </w:rPr>
            </w:rPrChange>
          </w:rPr>
          <w:t xml:space="preserve">FEMS </w:t>
        </w:r>
        <w:proofErr w:type="spellStart"/>
        <w:r w:rsidRPr="005473EA">
          <w:rPr>
            <w:rFonts w:ascii="Times New Roman" w:hAnsi="Times New Roman" w:cs="Times New Roman"/>
            <w:i/>
            <w:iCs/>
            <w:sz w:val="24"/>
            <w:rPrChange w:id="598" w:author="sunny" w:date="2016-11-03T17:45:00Z">
              <w:rPr>
                <w:i/>
                <w:iCs/>
              </w:rPr>
            </w:rPrChange>
          </w:rPr>
          <w:t>Microbiol</w:t>
        </w:r>
        <w:proofErr w:type="spellEnd"/>
        <w:r w:rsidRPr="005473EA">
          <w:rPr>
            <w:rFonts w:ascii="Times New Roman" w:hAnsi="Times New Roman" w:cs="Times New Roman"/>
            <w:i/>
            <w:iCs/>
            <w:sz w:val="24"/>
            <w:rPrChange w:id="599" w:author="sunny" w:date="2016-11-03T17:45:00Z">
              <w:rPr>
                <w:i/>
                <w:iCs/>
              </w:rPr>
            </w:rPrChange>
          </w:rPr>
          <w:t xml:space="preserve"> </w:t>
        </w:r>
        <w:proofErr w:type="spellStart"/>
        <w:r w:rsidRPr="005473EA">
          <w:rPr>
            <w:rFonts w:ascii="Times New Roman" w:hAnsi="Times New Roman" w:cs="Times New Roman"/>
            <w:i/>
            <w:iCs/>
            <w:sz w:val="24"/>
            <w:rPrChange w:id="600" w:author="sunny" w:date="2016-11-03T17:45:00Z">
              <w:rPr>
                <w:i/>
                <w:iCs/>
              </w:rPr>
            </w:rPrChange>
          </w:rPr>
          <w:t>Lett</w:t>
        </w:r>
        <w:proofErr w:type="spellEnd"/>
        <w:r w:rsidRPr="005473EA">
          <w:rPr>
            <w:rFonts w:ascii="Times New Roman" w:hAnsi="Times New Roman" w:cs="Times New Roman"/>
            <w:sz w:val="24"/>
            <w:rPrChange w:id="601" w:author="sunny" w:date="2016-11-03T17:45:00Z">
              <w:rPr/>
            </w:rPrChange>
          </w:rPr>
          <w:t xml:space="preserve"> 2007; </w:t>
        </w:r>
        <w:r w:rsidRPr="005473EA">
          <w:rPr>
            <w:rFonts w:ascii="Times New Roman" w:hAnsi="Times New Roman" w:cs="Times New Roman"/>
            <w:b/>
            <w:bCs/>
            <w:sz w:val="24"/>
            <w:rPrChange w:id="602" w:author="sunny" w:date="2016-11-03T17:45:00Z">
              <w:rPr>
                <w:b/>
                <w:bCs/>
              </w:rPr>
            </w:rPrChange>
          </w:rPr>
          <w:t>273</w:t>
        </w:r>
        <w:r w:rsidRPr="005473EA">
          <w:rPr>
            <w:rFonts w:ascii="Times New Roman" w:hAnsi="Times New Roman" w:cs="Times New Roman"/>
            <w:sz w:val="24"/>
            <w:rPrChange w:id="603" w:author="sunny" w:date="2016-11-03T17:45:00Z">
              <w:rPr/>
            </w:rPrChange>
          </w:rPr>
          <w:t>: 35–7.</w:t>
        </w:r>
      </w:ins>
    </w:p>
    <w:p w14:paraId="13F47013" w14:textId="77777777" w:rsidR="005473EA" w:rsidRPr="005473EA" w:rsidRDefault="005473EA" w:rsidP="005473EA">
      <w:pPr>
        <w:pStyle w:val="Bibliography"/>
        <w:rPr>
          <w:ins w:id="604" w:author="sunny" w:date="2016-11-03T17:45:00Z"/>
          <w:rFonts w:ascii="Times New Roman" w:hAnsi="Times New Roman" w:cs="Times New Roman"/>
          <w:sz w:val="24"/>
          <w:rPrChange w:id="605" w:author="sunny" w:date="2016-11-03T17:45:00Z">
            <w:rPr>
              <w:ins w:id="606" w:author="sunny" w:date="2016-11-03T17:45:00Z"/>
            </w:rPr>
          </w:rPrChange>
        </w:rPr>
        <w:pPrChange w:id="607" w:author="sunny" w:date="2016-11-03T17:45:00Z">
          <w:pPr>
            <w:widowControl w:val="0"/>
            <w:autoSpaceDE w:val="0"/>
            <w:autoSpaceDN w:val="0"/>
            <w:adjustRightInd w:val="0"/>
            <w:spacing w:after="0" w:line="240" w:lineRule="auto"/>
          </w:pPr>
        </w:pPrChange>
      </w:pPr>
      <w:ins w:id="608" w:author="sunny" w:date="2016-11-03T17:45:00Z">
        <w:r w:rsidRPr="005473EA">
          <w:rPr>
            <w:rFonts w:ascii="Times New Roman" w:hAnsi="Times New Roman" w:cs="Times New Roman"/>
            <w:sz w:val="24"/>
            <w:rPrChange w:id="609" w:author="sunny" w:date="2016-11-03T17:45:00Z">
              <w:rPr/>
            </w:rPrChange>
          </w:rPr>
          <w:t>28. Anon. Bioassay Analysis Using R | Ritz | Journal of Statistical Software. Available at: https://www.jstatsoft.org/article/view/v012i05. Accessed March 16, 2016.</w:t>
        </w:r>
      </w:ins>
    </w:p>
    <w:p w14:paraId="237C32A4" w14:textId="77777777" w:rsidR="005473EA" w:rsidRPr="005473EA" w:rsidRDefault="005473EA" w:rsidP="005473EA">
      <w:pPr>
        <w:pStyle w:val="Bibliography"/>
        <w:rPr>
          <w:ins w:id="610" w:author="sunny" w:date="2016-11-03T17:45:00Z"/>
          <w:rFonts w:ascii="Times New Roman" w:hAnsi="Times New Roman" w:cs="Times New Roman"/>
          <w:sz w:val="24"/>
          <w:rPrChange w:id="611" w:author="sunny" w:date="2016-11-03T17:45:00Z">
            <w:rPr>
              <w:ins w:id="612" w:author="sunny" w:date="2016-11-03T17:45:00Z"/>
            </w:rPr>
          </w:rPrChange>
        </w:rPr>
        <w:pPrChange w:id="613" w:author="sunny" w:date="2016-11-03T17:45:00Z">
          <w:pPr>
            <w:widowControl w:val="0"/>
            <w:autoSpaceDE w:val="0"/>
            <w:autoSpaceDN w:val="0"/>
            <w:adjustRightInd w:val="0"/>
            <w:spacing w:after="0" w:line="240" w:lineRule="auto"/>
          </w:pPr>
        </w:pPrChange>
      </w:pPr>
      <w:ins w:id="614" w:author="sunny" w:date="2016-11-03T17:45:00Z">
        <w:r w:rsidRPr="005473EA">
          <w:rPr>
            <w:rFonts w:ascii="Times New Roman" w:hAnsi="Times New Roman" w:cs="Times New Roman"/>
            <w:sz w:val="24"/>
            <w:rPrChange w:id="615" w:author="sunny" w:date="2016-11-03T17:45:00Z">
              <w:rPr/>
            </w:rPrChange>
          </w:rPr>
          <w:t xml:space="preserve">29. Zhao S, </w:t>
        </w:r>
        <w:proofErr w:type="spellStart"/>
        <w:r w:rsidRPr="005473EA">
          <w:rPr>
            <w:rFonts w:ascii="Times New Roman" w:hAnsi="Times New Roman" w:cs="Times New Roman"/>
            <w:sz w:val="24"/>
            <w:rPrChange w:id="616" w:author="sunny" w:date="2016-11-03T17:45:00Z">
              <w:rPr/>
            </w:rPrChange>
          </w:rPr>
          <w:t>Guo</w:t>
        </w:r>
        <w:proofErr w:type="spellEnd"/>
        <w:r w:rsidRPr="005473EA">
          <w:rPr>
            <w:rFonts w:ascii="Times New Roman" w:hAnsi="Times New Roman" w:cs="Times New Roman"/>
            <w:sz w:val="24"/>
            <w:rPrChange w:id="617" w:author="sunny" w:date="2016-11-03T17:45:00Z">
              <w:rPr/>
            </w:rPrChange>
          </w:rPr>
          <w:t xml:space="preserve"> Y, Sheng Q, </w:t>
        </w:r>
        <w:proofErr w:type="spellStart"/>
        <w:r w:rsidRPr="005473EA">
          <w:rPr>
            <w:rFonts w:ascii="Times New Roman" w:hAnsi="Times New Roman" w:cs="Times New Roman"/>
            <w:sz w:val="24"/>
            <w:rPrChange w:id="618" w:author="sunny" w:date="2016-11-03T17:45:00Z">
              <w:rPr/>
            </w:rPrChange>
          </w:rPr>
          <w:t>Shyr</w:t>
        </w:r>
        <w:proofErr w:type="spellEnd"/>
        <w:r w:rsidRPr="005473EA">
          <w:rPr>
            <w:rFonts w:ascii="Times New Roman" w:hAnsi="Times New Roman" w:cs="Times New Roman"/>
            <w:sz w:val="24"/>
            <w:rPrChange w:id="619" w:author="sunny" w:date="2016-11-03T17:45:00Z">
              <w:rPr/>
            </w:rPrChange>
          </w:rPr>
          <w:t xml:space="preserve"> Y. Advanced Heat Map and Clustering Analysis Using Heatmap3. </w:t>
        </w:r>
        <w:proofErr w:type="spellStart"/>
        <w:r w:rsidRPr="005473EA">
          <w:rPr>
            <w:rFonts w:ascii="Times New Roman" w:hAnsi="Times New Roman" w:cs="Times New Roman"/>
            <w:i/>
            <w:iCs/>
            <w:sz w:val="24"/>
            <w:rPrChange w:id="620" w:author="sunny" w:date="2016-11-03T17:45:00Z">
              <w:rPr>
                <w:i/>
                <w:iCs/>
              </w:rPr>
            </w:rPrChange>
          </w:rPr>
          <w:t>BioMed</w:t>
        </w:r>
        <w:proofErr w:type="spellEnd"/>
        <w:r w:rsidRPr="005473EA">
          <w:rPr>
            <w:rFonts w:ascii="Times New Roman" w:hAnsi="Times New Roman" w:cs="Times New Roman"/>
            <w:i/>
            <w:iCs/>
            <w:sz w:val="24"/>
            <w:rPrChange w:id="621" w:author="sunny" w:date="2016-11-03T17:45:00Z">
              <w:rPr>
                <w:i/>
                <w:iCs/>
              </w:rPr>
            </w:rPrChange>
          </w:rPr>
          <w:t xml:space="preserve"> Res </w:t>
        </w:r>
        <w:proofErr w:type="spellStart"/>
        <w:r w:rsidRPr="005473EA">
          <w:rPr>
            <w:rFonts w:ascii="Times New Roman" w:hAnsi="Times New Roman" w:cs="Times New Roman"/>
            <w:i/>
            <w:iCs/>
            <w:sz w:val="24"/>
            <w:rPrChange w:id="622" w:author="sunny" w:date="2016-11-03T17:45:00Z">
              <w:rPr>
                <w:i/>
                <w:iCs/>
              </w:rPr>
            </w:rPrChange>
          </w:rPr>
          <w:t>Int</w:t>
        </w:r>
        <w:proofErr w:type="spellEnd"/>
        <w:r w:rsidRPr="005473EA">
          <w:rPr>
            <w:rFonts w:ascii="Times New Roman" w:hAnsi="Times New Roman" w:cs="Times New Roman"/>
            <w:sz w:val="24"/>
            <w:rPrChange w:id="623" w:author="sunny" w:date="2016-11-03T17:45:00Z">
              <w:rPr/>
            </w:rPrChange>
          </w:rPr>
          <w:t xml:space="preserve"> 2014; </w:t>
        </w:r>
        <w:r w:rsidRPr="005473EA">
          <w:rPr>
            <w:rFonts w:ascii="Times New Roman" w:hAnsi="Times New Roman" w:cs="Times New Roman"/>
            <w:b/>
            <w:bCs/>
            <w:sz w:val="24"/>
            <w:rPrChange w:id="624" w:author="sunny" w:date="2016-11-03T17:45:00Z">
              <w:rPr>
                <w:b/>
                <w:bCs/>
              </w:rPr>
            </w:rPrChange>
          </w:rPr>
          <w:t>2014</w:t>
        </w:r>
        <w:r w:rsidRPr="005473EA">
          <w:rPr>
            <w:rFonts w:ascii="Times New Roman" w:hAnsi="Times New Roman" w:cs="Times New Roman"/>
            <w:sz w:val="24"/>
            <w:rPrChange w:id="625" w:author="sunny" w:date="2016-11-03T17:45:00Z">
              <w:rPr/>
            </w:rPrChange>
          </w:rPr>
          <w:t>: e986048.</w:t>
        </w:r>
      </w:ins>
    </w:p>
    <w:p w14:paraId="220E1A71" w14:textId="6EAF77B8" w:rsidR="001D62D1" w:rsidRPr="001D62D1" w:rsidDel="005473EA" w:rsidRDefault="001D62D1" w:rsidP="001D62D1">
      <w:pPr>
        <w:pStyle w:val="Bibliography"/>
        <w:rPr>
          <w:del w:id="626" w:author="sunny" w:date="2016-11-03T17:45:00Z"/>
          <w:rFonts w:ascii="Times New Roman" w:hAnsi="Times New Roman" w:cs="Times New Roman"/>
          <w:sz w:val="24"/>
        </w:rPr>
      </w:pPr>
      <w:del w:id="627" w:author="sunny" w:date="2016-11-03T17:45:00Z">
        <w:r w:rsidRPr="00BD14BB" w:rsidDel="005473EA">
          <w:rPr>
            <w:rFonts w:ascii="Times New Roman" w:hAnsi="Times New Roman" w:cs="Times New Roman"/>
            <w:sz w:val="24"/>
            <w:lang w:val="de-CH"/>
          </w:rPr>
          <w:delText xml:space="preserve">1. Biedenbach DJ, Jones RN. </w:delText>
        </w:r>
        <w:r w:rsidRPr="001D62D1" w:rsidDel="005473EA">
          <w:rPr>
            <w:rFonts w:ascii="Times New Roman" w:hAnsi="Times New Roman" w:cs="Times New Roman"/>
            <w:sz w:val="24"/>
          </w:rPr>
          <w:delText xml:space="preserve">Comparative assessment of Etest for testing susceptibilities of Neisseria gonorrhoeae to penicillin, tetracycline, ceftriaxone, cefotaxime, and ciprofloxacin: investigation using 510(k) review criteria, recommended by the Food and Drug Administration. </w:delText>
        </w:r>
        <w:r w:rsidRPr="001D62D1" w:rsidDel="005473EA">
          <w:rPr>
            <w:rFonts w:ascii="Times New Roman" w:hAnsi="Times New Roman" w:cs="Times New Roman"/>
            <w:i/>
            <w:iCs/>
            <w:sz w:val="24"/>
          </w:rPr>
          <w:delText>J Clin Microbiol</w:delText>
        </w:r>
        <w:r w:rsidRPr="001D62D1" w:rsidDel="005473EA">
          <w:rPr>
            <w:rFonts w:ascii="Times New Roman" w:hAnsi="Times New Roman" w:cs="Times New Roman"/>
            <w:sz w:val="24"/>
          </w:rPr>
          <w:delText xml:space="preserve"> 1996; </w:delText>
        </w:r>
        <w:r w:rsidRPr="001D62D1" w:rsidDel="005473EA">
          <w:rPr>
            <w:rFonts w:ascii="Times New Roman" w:hAnsi="Times New Roman" w:cs="Times New Roman"/>
            <w:b/>
            <w:bCs/>
            <w:sz w:val="24"/>
          </w:rPr>
          <w:delText>34</w:delText>
        </w:r>
        <w:r w:rsidRPr="001D62D1" w:rsidDel="005473EA">
          <w:rPr>
            <w:rFonts w:ascii="Times New Roman" w:hAnsi="Times New Roman" w:cs="Times New Roman"/>
            <w:sz w:val="24"/>
          </w:rPr>
          <w:delText>: 3214–7.</w:delText>
        </w:r>
      </w:del>
    </w:p>
    <w:p w14:paraId="121919B3" w14:textId="2908043A" w:rsidR="001D62D1" w:rsidRPr="001D62D1" w:rsidDel="005473EA" w:rsidRDefault="001D62D1" w:rsidP="001D62D1">
      <w:pPr>
        <w:pStyle w:val="Bibliography"/>
        <w:rPr>
          <w:del w:id="628" w:author="sunny" w:date="2016-11-03T17:45:00Z"/>
          <w:rFonts w:ascii="Times New Roman" w:hAnsi="Times New Roman" w:cs="Times New Roman"/>
          <w:sz w:val="24"/>
        </w:rPr>
      </w:pPr>
      <w:del w:id="629" w:author="sunny" w:date="2016-11-03T17:45:00Z">
        <w:r w:rsidRPr="001D62D1" w:rsidDel="005473EA">
          <w:rPr>
            <w:rFonts w:ascii="Times New Roman" w:hAnsi="Times New Roman" w:cs="Times New Roman"/>
            <w:sz w:val="24"/>
          </w:rPr>
          <w:lastRenderedPageBreak/>
          <w:delText xml:space="preserve">2. Liu H, Taylor TH, Pettus K, Trees D. Assessment of Etest as an Alternative to Agar Dilution for Antimicrobial Susceptibility Testing of Neisseria gonorrhoeae. </w:delText>
        </w:r>
        <w:r w:rsidRPr="001D62D1" w:rsidDel="005473EA">
          <w:rPr>
            <w:rFonts w:ascii="Times New Roman" w:hAnsi="Times New Roman" w:cs="Times New Roman"/>
            <w:i/>
            <w:iCs/>
            <w:sz w:val="24"/>
          </w:rPr>
          <w:delText>J Clin Microbiol</w:delText>
        </w:r>
        <w:r w:rsidRPr="001D62D1" w:rsidDel="005473EA">
          <w:rPr>
            <w:rFonts w:ascii="Times New Roman" w:hAnsi="Times New Roman" w:cs="Times New Roman"/>
            <w:sz w:val="24"/>
          </w:rPr>
          <w:delText xml:space="preserve"> 2014; </w:delText>
        </w:r>
        <w:r w:rsidRPr="001D62D1" w:rsidDel="005473EA">
          <w:rPr>
            <w:rFonts w:ascii="Times New Roman" w:hAnsi="Times New Roman" w:cs="Times New Roman"/>
            <w:b/>
            <w:bCs/>
            <w:sz w:val="24"/>
          </w:rPr>
          <w:delText>52</w:delText>
        </w:r>
        <w:r w:rsidRPr="001D62D1" w:rsidDel="005473EA">
          <w:rPr>
            <w:rFonts w:ascii="Times New Roman" w:hAnsi="Times New Roman" w:cs="Times New Roman"/>
            <w:sz w:val="24"/>
          </w:rPr>
          <w:delText>: 1435–40.</w:delText>
        </w:r>
      </w:del>
    </w:p>
    <w:p w14:paraId="67FBA7CA" w14:textId="74B71121" w:rsidR="001D62D1" w:rsidRPr="001D62D1" w:rsidDel="005473EA" w:rsidRDefault="001D62D1" w:rsidP="001D62D1">
      <w:pPr>
        <w:pStyle w:val="Bibliography"/>
        <w:rPr>
          <w:del w:id="630" w:author="sunny" w:date="2016-11-03T17:45:00Z"/>
          <w:rFonts w:ascii="Times New Roman" w:hAnsi="Times New Roman" w:cs="Times New Roman"/>
          <w:sz w:val="24"/>
        </w:rPr>
      </w:pPr>
      <w:del w:id="631" w:author="sunny" w:date="2016-11-03T17:45:00Z">
        <w:r w:rsidRPr="001D62D1" w:rsidDel="005473EA">
          <w:rPr>
            <w:rFonts w:ascii="Times New Roman" w:hAnsi="Times New Roman" w:cs="Times New Roman"/>
            <w:sz w:val="24"/>
          </w:rPr>
          <w:delText xml:space="preserve">3. Singh V, Bala M, Kakran M, Ramesh V. Comparative assessment of CDS, CLSI disc diffusion and Etest techniques for antimicrobial susceptibility testing of Neisseria gonorrhoeae: a 6-year study. </w:delText>
        </w:r>
        <w:r w:rsidRPr="001D62D1" w:rsidDel="005473EA">
          <w:rPr>
            <w:rFonts w:ascii="Times New Roman" w:hAnsi="Times New Roman" w:cs="Times New Roman"/>
            <w:i/>
            <w:iCs/>
            <w:sz w:val="24"/>
          </w:rPr>
          <w:delText>BMJ Open</w:delText>
        </w:r>
        <w:r w:rsidRPr="001D62D1" w:rsidDel="005473EA">
          <w:rPr>
            <w:rFonts w:ascii="Times New Roman" w:hAnsi="Times New Roman" w:cs="Times New Roman"/>
            <w:sz w:val="24"/>
          </w:rPr>
          <w:delText xml:space="preserve"> 2012; </w:delText>
        </w:r>
        <w:r w:rsidRPr="001D62D1" w:rsidDel="005473EA">
          <w:rPr>
            <w:rFonts w:ascii="Times New Roman" w:hAnsi="Times New Roman" w:cs="Times New Roman"/>
            <w:b/>
            <w:bCs/>
            <w:sz w:val="24"/>
          </w:rPr>
          <w:delText>2</w:delText>
        </w:r>
        <w:r w:rsidRPr="001D62D1" w:rsidDel="005473EA">
          <w:rPr>
            <w:rFonts w:ascii="Times New Roman" w:hAnsi="Times New Roman" w:cs="Times New Roman"/>
            <w:sz w:val="24"/>
          </w:rPr>
          <w:delText>: e000969.</w:delText>
        </w:r>
      </w:del>
    </w:p>
    <w:p w14:paraId="3C60E054" w14:textId="49CC7C31" w:rsidR="001D62D1" w:rsidRPr="001D62D1" w:rsidDel="005473EA" w:rsidRDefault="001D62D1" w:rsidP="001D62D1">
      <w:pPr>
        <w:pStyle w:val="Bibliography"/>
        <w:rPr>
          <w:del w:id="632" w:author="sunny" w:date="2016-11-03T17:45:00Z"/>
          <w:rFonts w:ascii="Times New Roman" w:hAnsi="Times New Roman" w:cs="Times New Roman"/>
          <w:sz w:val="24"/>
        </w:rPr>
      </w:pPr>
      <w:del w:id="633" w:author="sunny" w:date="2016-11-03T17:45:00Z">
        <w:r w:rsidRPr="001D62D1" w:rsidDel="005473EA">
          <w:rPr>
            <w:rFonts w:ascii="Times New Roman" w:hAnsi="Times New Roman" w:cs="Times New Roman"/>
            <w:sz w:val="24"/>
          </w:rPr>
          <w:delText xml:space="preserve">4. Gose S, Kong CJ, Lee Y, </w:delText>
        </w:r>
        <w:r w:rsidRPr="001D62D1" w:rsidDel="005473EA">
          <w:rPr>
            <w:rFonts w:ascii="Times New Roman" w:hAnsi="Times New Roman" w:cs="Times New Roman"/>
            <w:i/>
            <w:iCs/>
            <w:sz w:val="24"/>
          </w:rPr>
          <w:delText>et al.</w:delText>
        </w:r>
        <w:r w:rsidRPr="001D62D1" w:rsidDel="005473EA">
          <w:rPr>
            <w:rFonts w:ascii="Times New Roman" w:hAnsi="Times New Roman" w:cs="Times New Roman"/>
            <w:sz w:val="24"/>
          </w:rPr>
          <w:delText xml:space="preserve"> Comparison of Neisseria gonorrhoeae MICs obtained by Etest and agar dilution for ceftriaxone, cefpodoxime, cefixime and azithromycin. </w:delText>
        </w:r>
        <w:r w:rsidRPr="001D62D1" w:rsidDel="005473EA">
          <w:rPr>
            <w:rFonts w:ascii="Times New Roman" w:hAnsi="Times New Roman" w:cs="Times New Roman"/>
            <w:i/>
            <w:iCs/>
            <w:sz w:val="24"/>
          </w:rPr>
          <w:delText>J Microbiol Methods</w:delText>
        </w:r>
        <w:r w:rsidRPr="001D62D1" w:rsidDel="005473EA">
          <w:rPr>
            <w:rFonts w:ascii="Times New Roman" w:hAnsi="Times New Roman" w:cs="Times New Roman"/>
            <w:sz w:val="24"/>
          </w:rPr>
          <w:delText xml:space="preserve"> 2013; </w:delText>
        </w:r>
        <w:r w:rsidRPr="001D62D1" w:rsidDel="005473EA">
          <w:rPr>
            <w:rFonts w:ascii="Times New Roman" w:hAnsi="Times New Roman" w:cs="Times New Roman"/>
            <w:b/>
            <w:bCs/>
            <w:sz w:val="24"/>
          </w:rPr>
          <w:delText>95</w:delText>
        </w:r>
        <w:r w:rsidRPr="001D62D1" w:rsidDel="005473EA">
          <w:rPr>
            <w:rFonts w:ascii="Times New Roman" w:hAnsi="Times New Roman" w:cs="Times New Roman"/>
            <w:sz w:val="24"/>
          </w:rPr>
          <w:delText>: 379–80.</w:delText>
        </w:r>
      </w:del>
    </w:p>
    <w:p w14:paraId="6B8AB83A" w14:textId="2E742BC7" w:rsidR="001D62D1" w:rsidRPr="001D62D1" w:rsidDel="005473EA" w:rsidRDefault="001D62D1" w:rsidP="001D62D1">
      <w:pPr>
        <w:pStyle w:val="Bibliography"/>
        <w:rPr>
          <w:del w:id="634" w:author="sunny" w:date="2016-11-03T17:45:00Z"/>
          <w:rFonts w:ascii="Times New Roman" w:hAnsi="Times New Roman" w:cs="Times New Roman"/>
          <w:sz w:val="24"/>
        </w:rPr>
      </w:pPr>
      <w:del w:id="635" w:author="sunny" w:date="2016-11-03T17:45:00Z">
        <w:r w:rsidRPr="001D62D1" w:rsidDel="005473EA">
          <w:rPr>
            <w:rFonts w:ascii="Times New Roman" w:hAnsi="Times New Roman" w:cs="Times New Roman"/>
            <w:sz w:val="24"/>
          </w:rPr>
          <w:delText xml:space="preserve">5. Liao C-H, Lai C-C, Hsu M-S, </w:delText>
        </w:r>
        <w:r w:rsidRPr="001D62D1" w:rsidDel="005473EA">
          <w:rPr>
            <w:rFonts w:ascii="Times New Roman" w:hAnsi="Times New Roman" w:cs="Times New Roman"/>
            <w:i/>
            <w:iCs/>
            <w:sz w:val="24"/>
          </w:rPr>
          <w:delText>et al.</w:delText>
        </w:r>
        <w:r w:rsidRPr="001D62D1" w:rsidDel="005473EA">
          <w:rPr>
            <w:rFonts w:ascii="Times New Roman" w:hAnsi="Times New Roman" w:cs="Times New Roman"/>
            <w:sz w:val="24"/>
          </w:rPr>
          <w:delText xml:space="preserve"> Antimicrobial susceptibility of Neisseria gonorrhoeae isolates determined by the agar dilution, disk diffusion and Etest methods: comparison of results using GC agar and chocolate agar. </w:delText>
        </w:r>
        <w:r w:rsidRPr="001D62D1" w:rsidDel="005473EA">
          <w:rPr>
            <w:rFonts w:ascii="Times New Roman" w:hAnsi="Times New Roman" w:cs="Times New Roman"/>
            <w:i/>
            <w:iCs/>
            <w:sz w:val="24"/>
          </w:rPr>
          <w:delText>Int J Antimicrob Agents</w:delText>
        </w:r>
        <w:r w:rsidRPr="001D62D1" w:rsidDel="005473EA">
          <w:rPr>
            <w:rFonts w:ascii="Times New Roman" w:hAnsi="Times New Roman" w:cs="Times New Roman"/>
            <w:sz w:val="24"/>
          </w:rPr>
          <w:delText xml:space="preserve"> 2010; </w:delText>
        </w:r>
        <w:r w:rsidRPr="001D62D1" w:rsidDel="005473EA">
          <w:rPr>
            <w:rFonts w:ascii="Times New Roman" w:hAnsi="Times New Roman" w:cs="Times New Roman"/>
            <w:b/>
            <w:bCs/>
            <w:sz w:val="24"/>
          </w:rPr>
          <w:delText>35</w:delText>
        </w:r>
        <w:r w:rsidRPr="001D62D1" w:rsidDel="005473EA">
          <w:rPr>
            <w:rFonts w:ascii="Times New Roman" w:hAnsi="Times New Roman" w:cs="Times New Roman"/>
            <w:sz w:val="24"/>
          </w:rPr>
          <w:delText>: 457–60.</w:delText>
        </w:r>
      </w:del>
    </w:p>
    <w:p w14:paraId="43CA6E60" w14:textId="5E126CF5" w:rsidR="001D62D1" w:rsidRPr="00BD14BB" w:rsidDel="005473EA" w:rsidRDefault="001D62D1" w:rsidP="001D62D1">
      <w:pPr>
        <w:pStyle w:val="Bibliography"/>
        <w:rPr>
          <w:del w:id="636" w:author="sunny" w:date="2016-11-03T17:45:00Z"/>
          <w:rFonts w:ascii="Times New Roman" w:hAnsi="Times New Roman" w:cs="Times New Roman"/>
          <w:sz w:val="24"/>
          <w:lang w:val="de-CH"/>
        </w:rPr>
      </w:pPr>
      <w:del w:id="637" w:author="sunny" w:date="2016-11-03T17:45:00Z">
        <w:r w:rsidRPr="001D62D1" w:rsidDel="005473EA">
          <w:rPr>
            <w:rFonts w:ascii="Times New Roman" w:hAnsi="Times New Roman" w:cs="Times New Roman"/>
            <w:sz w:val="24"/>
          </w:rPr>
          <w:delText xml:space="preserve">6. Ison CA, Martin IMC, Lowndes CM, Fenton KA, ESSTI Network. Comparability of laboratory diagnosis and antimicrobial susceptibility testing of Neisseria gonorrhoeae from reference laboratories in Western Europe. </w:delText>
        </w:r>
        <w:r w:rsidRPr="00BD14BB" w:rsidDel="005473EA">
          <w:rPr>
            <w:rFonts w:ascii="Times New Roman" w:hAnsi="Times New Roman" w:cs="Times New Roman"/>
            <w:i/>
            <w:iCs/>
            <w:sz w:val="24"/>
            <w:lang w:val="de-CH"/>
          </w:rPr>
          <w:delText>J Antimicrob Chemother</w:delText>
        </w:r>
        <w:r w:rsidRPr="00BD14BB" w:rsidDel="005473EA">
          <w:rPr>
            <w:rFonts w:ascii="Times New Roman" w:hAnsi="Times New Roman" w:cs="Times New Roman"/>
            <w:sz w:val="24"/>
            <w:lang w:val="de-CH"/>
          </w:rPr>
          <w:delText xml:space="preserve"> 2006; </w:delText>
        </w:r>
        <w:r w:rsidRPr="00BD14BB" w:rsidDel="005473EA">
          <w:rPr>
            <w:rFonts w:ascii="Times New Roman" w:hAnsi="Times New Roman" w:cs="Times New Roman"/>
            <w:b/>
            <w:bCs/>
            <w:sz w:val="24"/>
            <w:lang w:val="de-CH"/>
          </w:rPr>
          <w:delText>58</w:delText>
        </w:r>
        <w:r w:rsidRPr="00BD14BB" w:rsidDel="005473EA">
          <w:rPr>
            <w:rFonts w:ascii="Times New Roman" w:hAnsi="Times New Roman" w:cs="Times New Roman"/>
            <w:sz w:val="24"/>
            <w:lang w:val="de-CH"/>
          </w:rPr>
          <w:delText>: 580–6.</w:delText>
        </w:r>
      </w:del>
    </w:p>
    <w:p w14:paraId="47F92288" w14:textId="7DE81BCD" w:rsidR="001D62D1" w:rsidRPr="001D62D1" w:rsidDel="005473EA" w:rsidRDefault="001D62D1" w:rsidP="001D62D1">
      <w:pPr>
        <w:pStyle w:val="Bibliography"/>
        <w:rPr>
          <w:del w:id="638" w:author="sunny" w:date="2016-11-03T17:45:00Z"/>
          <w:rFonts w:ascii="Times New Roman" w:hAnsi="Times New Roman" w:cs="Times New Roman"/>
          <w:sz w:val="24"/>
        </w:rPr>
      </w:pPr>
      <w:del w:id="639" w:author="sunny" w:date="2016-11-03T17:45:00Z">
        <w:r w:rsidRPr="00BD14BB" w:rsidDel="005473EA">
          <w:rPr>
            <w:rFonts w:ascii="Times New Roman" w:hAnsi="Times New Roman" w:cs="Times New Roman"/>
            <w:sz w:val="24"/>
            <w:lang w:val="de-CH"/>
          </w:rPr>
          <w:delText xml:space="preserve">7. Reller LB, Weinstein M, Jorgensen JH, Ferraro MJ. </w:delText>
        </w:r>
        <w:r w:rsidRPr="001D62D1" w:rsidDel="005473EA">
          <w:rPr>
            <w:rFonts w:ascii="Times New Roman" w:hAnsi="Times New Roman" w:cs="Times New Roman"/>
            <w:sz w:val="24"/>
          </w:rPr>
          <w:delText xml:space="preserve">Antimicrobial Susceptibility Testing: A Review of General Principles and Contemporary Practices. </w:delText>
        </w:r>
        <w:r w:rsidRPr="001D62D1" w:rsidDel="005473EA">
          <w:rPr>
            <w:rFonts w:ascii="Times New Roman" w:hAnsi="Times New Roman" w:cs="Times New Roman"/>
            <w:i/>
            <w:iCs/>
            <w:sz w:val="24"/>
          </w:rPr>
          <w:delText>Clin Infect Dis</w:delText>
        </w:r>
        <w:r w:rsidRPr="001D62D1" w:rsidDel="005473EA">
          <w:rPr>
            <w:rFonts w:ascii="Times New Roman" w:hAnsi="Times New Roman" w:cs="Times New Roman"/>
            <w:sz w:val="24"/>
          </w:rPr>
          <w:delText xml:space="preserve"> 2009; </w:delText>
        </w:r>
        <w:r w:rsidRPr="001D62D1" w:rsidDel="005473EA">
          <w:rPr>
            <w:rFonts w:ascii="Times New Roman" w:hAnsi="Times New Roman" w:cs="Times New Roman"/>
            <w:b/>
            <w:bCs/>
            <w:sz w:val="24"/>
          </w:rPr>
          <w:delText>49</w:delText>
        </w:r>
        <w:r w:rsidRPr="001D62D1" w:rsidDel="005473EA">
          <w:rPr>
            <w:rFonts w:ascii="Times New Roman" w:hAnsi="Times New Roman" w:cs="Times New Roman"/>
            <w:sz w:val="24"/>
          </w:rPr>
          <w:delText>: 1749–55.</w:delText>
        </w:r>
      </w:del>
    </w:p>
    <w:p w14:paraId="3BAE8416" w14:textId="0BE5B600" w:rsidR="001D62D1" w:rsidRPr="001D62D1" w:rsidDel="005473EA" w:rsidRDefault="001D62D1" w:rsidP="001D62D1">
      <w:pPr>
        <w:pStyle w:val="Bibliography"/>
        <w:rPr>
          <w:del w:id="640" w:author="sunny" w:date="2016-11-03T17:45:00Z"/>
          <w:rFonts w:ascii="Times New Roman" w:hAnsi="Times New Roman" w:cs="Times New Roman"/>
          <w:sz w:val="24"/>
        </w:rPr>
      </w:pPr>
      <w:del w:id="641" w:author="sunny" w:date="2016-11-03T17:45:00Z">
        <w:r w:rsidRPr="001D62D1" w:rsidDel="005473EA">
          <w:rPr>
            <w:rFonts w:ascii="Times New Roman" w:hAnsi="Times New Roman" w:cs="Times New Roman"/>
            <w:sz w:val="24"/>
          </w:rPr>
          <w:delText xml:space="preserve">8. Wiegand I, Hilpert K, Hancock REW. Agar and broth dilution methods to determine the minimal inhibitory concentration (MIC) of antimicrobial substances. </w:delText>
        </w:r>
        <w:r w:rsidRPr="001D62D1" w:rsidDel="005473EA">
          <w:rPr>
            <w:rFonts w:ascii="Times New Roman" w:hAnsi="Times New Roman" w:cs="Times New Roman"/>
            <w:i/>
            <w:iCs/>
            <w:sz w:val="24"/>
          </w:rPr>
          <w:delText>Nat Protoc</w:delText>
        </w:r>
        <w:r w:rsidRPr="001D62D1" w:rsidDel="005473EA">
          <w:rPr>
            <w:rFonts w:ascii="Times New Roman" w:hAnsi="Times New Roman" w:cs="Times New Roman"/>
            <w:sz w:val="24"/>
          </w:rPr>
          <w:delText xml:space="preserve"> 2008; </w:delText>
        </w:r>
        <w:r w:rsidRPr="001D62D1" w:rsidDel="005473EA">
          <w:rPr>
            <w:rFonts w:ascii="Times New Roman" w:hAnsi="Times New Roman" w:cs="Times New Roman"/>
            <w:b/>
            <w:bCs/>
            <w:sz w:val="24"/>
          </w:rPr>
          <w:delText>3</w:delText>
        </w:r>
        <w:r w:rsidRPr="001D62D1" w:rsidDel="005473EA">
          <w:rPr>
            <w:rFonts w:ascii="Times New Roman" w:hAnsi="Times New Roman" w:cs="Times New Roman"/>
            <w:sz w:val="24"/>
          </w:rPr>
          <w:delText>: 163–75.</w:delText>
        </w:r>
      </w:del>
    </w:p>
    <w:p w14:paraId="310E212D" w14:textId="35C36F3B" w:rsidR="001D62D1" w:rsidRPr="001D62D1" w:rsidDel="005473EA" w:rsidRDefault="001D62D1" w:rsidP="001D62D1">
      <w:pPr>
        <w:pStyle w:val="Bibliography"/>
        <w:rPr>
          <w:del w:id="642" w:author="sunny" w:date="2016-11-03T17:45:00Z"/>
          <w:rFonts w:ascii="Times New Roman" w:hAnsi="Times New Roman" w:cs="Times New Roman"/>
          <w:sz w:val="24"/>
        </w:rPr>
      </w:pPr>
      <w:del w:id="643" w:author="sunny" w:date="2016-11-03T17:45:00Z">
        <w:r w:rsidRPr="001D62D1" w:rsidDel="005473EA">
          <w:rPr>
            <w:rFonts w:ascii="Times New Roman" w:hAnsi="Times New Roman" w:cs="Times New Roman"/>
            <w:sz w:val="24"/>
          </w:rPr>
          <w:delText xml:space="preserve">9. Takei M, Yamaguchi Y, Fukuda H, Yasuda M, Deguchi T. Cultivation of Neisseria gonorrhoeae in liquid media and determination of its in vitro susceptibilities to quinolones. </w:delText>
        </w:r>
        <w:r w:rsidRPr="001D62D1" w:rsidDel="005473EA">
          <w:rPr>
            <w:rFonts w:ascii="Times New Roman" w:hAnsi="Times New Roman" w:cs="Times New Roman"/>
            <w:i/>
            <w:iCs/>
            <w:sz w:val="24"/>
          </w:rPr>
          <w:delText>J Clin Microbiol</w:delText>
        </w:r>
        <w:r w:rsidRPr="001D62D1" w:rsidDel="005473EA">
          <w:rPr>
            <w:rFonts w:ascii="Times New Roman" w:hAnsi="Times New Roman" w:cs="Times New Roman"/>
            <w:sz w:val="24"/>
          </w:rPr>
          <w:delText xml:space="preserve"> 2005; </w:delText>
        </w:r>
        <w:r w:rsidRPr="001D62D1" w:rsidDel="005473EA">
          <w:rPr>
            <w:rFonts w:ascii="Times New Roman" w:hAnsi="Times New Roman" w:cs="Times New Roman"/>
            <w:b/>
            <w:bCs/>
            <w:sz w:val="24"/>
          </w:rPr>
          <w:delText>43</w:delText>
        </w:r>
        <w:r w:rsidRPr="001D62D1" w:rsidDel="005473EA">
          <w:rPr>
            <w:rFonts w:ascii="Times New Roman" w:hAnsi="Times New Roman" w:cs="Times New Roman"/>
            <w:sz w:val="24"/>
          </w:rPr>
          <w:delText>: 4321–7.</w:delText>
        </w:r>
      </w:del>
    </w:p>
    <w:p w14:paraId="061B8561" w14:textId="76822A06" w:rsidR="001D62D1" w:rsidRPr="001D62D1" w:rsidDel="005473EA" w:rsidRDefault="001D62D1" w:rsidP="001D62D1">
      <w:pPr>
        <w:pStyle w:val="Bibliography"/>
        <w:rPr>
          <w:del w:id="644" w:author="sunny" w:date="2016-11-03T17:45:00Z"/>
          <w:rFonts w:ascii="Times New Roman" w:hAnsi="Times New Roman" w:cs="Times New Roman"/>
          <w:sz w:val="24"/>
        </w:rPr>
      </w:pPr>
      <w:del w:id="645" w:author="sunny" w:date="2016-11-03T17:45:00Z">
        <w:r w:rsidRPr="001D62D1" w:rsidDel="005473EA">
          <w:rPr>
            <w:rFonts w:ascii="Times New Roman" w:hAnsi="Times New Roman" w:cs="Times New Roman"/>
            <w:sz w:val="24"/>
          </w:rPr>
          <w:delText xml:space="preserve">10. Geers TA, Donabedian AM. Comparison of broth microdilution and agar dilution for susceptibility testing of Neisseria gonorrhoeae. </w:delText>
        </w:r>
        <w:r w:rsidRPr="001D62D1" w:rsidDel="005473EA">
          <w:rPr>
            <w:rFonts w:ascii="Times New Roman" w:hAnsi="Times New Roman" w:cs="Times New Roman"/>
            <w:i/>
            <w:iCs/>
            <w:sz w:val="24"/>
          </w:rPr>
          <w:delText>Antimicrob Agents Chemother</w:delText>
        </w:r>
        <w:r w:rsidRPr="001D62D1" w:rsidDel="005473EA">
          <w:rPr>
            <w:rFonts w:ascii="Times New Roman" w:hAnsi="Times New Roman" w:cs="Times New Roman"/>
            <w:sz w:val="24"/>
          </w:rPr>
          <w:delText xml:space="preserve"> 1989; </w:delText>
        </w:r>
        <w:r w:rsidRPr="001D62D1" w:rsidDel="005473EA">
          <w:rPr>
            <w:rFonts w:ascii="Times New Roman" w:hAnsi="Times New Roman" w:cs="Times New Roman"/>
            <w:b/>
            <w:bCs/>
            <w:sz w:val="24"/>
          </w:rPr>
          <w:delText>33</w:delText>
        </w:r>
        <w:r w:rsidRPr="001D62D1" w:rsidDel="005473EA">
          <w:rPr>
            <w:rFonts w:ascii="Times New Roman" w:hAnsi="Times New Roman" w:cs="Times New Roman"/>
            <w:sz w:val="24"/>
          </w:rPr>
          <w:delText>: 233–4.</w:delText>
        </w:r>
      </w:del>
    </w:p>
    <w:p w14:paraId="68D89F65" w14:textId="3FC76F60" w:rsidR="001D62D1" w:rsidRPr="001D62D1" w:rsidDel="005473EA" w:rsidRDefault="001D62D1" w:rsidP="001D62D1">
      <w:pPr>
        <w:pStyle w:val="Bibliography"/>
        <w:rPr>
          <w:del w:id="646" w:author="sunny" w:date="2016-11-03T17:45:00Z"/>
          <w:rFonts w:ascii="Times New Roman" w:hAnsi="Times New Roman" w:cs="Times New Roman"/>
          <w:sz w:val="24"/>
        </w:rPr>
      </w:pPr>
      <w:del w:id="647" w:author="sunny" w:date="2016-11-03T17:45:00Z">
        <w:r w:rsidRPr="001D62D1" w:rsidDel="005473EA">
          <w:rPr>
            <w:rFonts w:ascii="Times New Roman" w:hAnsi="Times New Roman" w:cs="Times New Roman"/>
            <w:sz w:val="24"/>
          </w:rPr>
          <w:delText xml:space="preserve">11. Shapiro MA, Heifetz CL, Sesnie JC. Comparison of microdilution and agar dilution procedures for testing antibiotic susceptibility of Neisseria gonorrhoeae. </w:delText>
        </w:r>
        <w:r w:rsidRPr="001D62D1" w:rsidDel="005473EA">
          <w:rPr>
            <w:rFonts w:ascii="Times New Roman" w:hAnsi="Times New Roman" w:cs="Times New Roman"/>
            <w:i/>
            <w:iCs/>
            <w:sz w:val="24"/>
          </w:rPr>
          <w:delText>J Clin Microbiol</w:delText>
        </w:r>
        <w:r w:rsidRPr="001D62D1" w:rsidDel="005473EA">
          <w:rPr>
            <w:rFonts w:ascii="Times New Roman" w:hAnsi="Times New Roman" w:cs="Times New Roman"/>
            <w:sz w:val="24"/>
          </w:rPr>
          <w:delText xml:space="preserve"> 1984; </w:delText>
        </w:r>
        <w:r w:rsidRPr="001D62D1" w:rsidDel="005473EA">
          <w:rPr>
            <w:rFonts w:ascii="Times New Roman" w:hAnsi="Times New Roman" w:cs="Times New Roman"/>
            <w:b/>
            <w:bCs/>
            <w:sz w:val="24"/>
          </w:rPr>
          <w:delText>20</w:delText>
        </w:r>
        <w:r w:rsidRPr="001D62D1" w:rsidDel="005473EA">
          <w:rPr>
            <w:rFonts w:ascii="Times New Roman" w:hAnsi="Times New Roman" w:cs="Times New Roman"/>
            <w:sz w:val="24"/>
          </w:rPr>
          <w:delText>: 828–30.</w:delText>
        </w:r>
      </w:del>
    </w:p>
    <w:p w14:paraId="5967D8A1" w14:textId="3327EDA2" w:rsidR="001D62D1" w:rsidRPr="001D62D1" w:rsidDel="005473EA" w:rsidRDefault="001D62D1" w:rsidP="001D62D1">
      <w:pPr>
        <w:pStyle w:val="Bibliography"/>
        <w:rPr>
          <w:del w:id="648" w:author="sunny" w:date="2016-11-03T17:45:00Z"/>
          <w:rFonts w:ascii="Times New Roman" w:hAnsi="Times New Roman" w:cs="Times New Roman"/>
          <w:sz w:val="24"/>
        </w:rPr>
      </w:pPr>
      <w:del w:id="649" w:author="sunny" w:date="2016-11-03T17:45:00Z">
        <w:r w:rsidRPr="001D62D1" w:rsidDel="005473EA">
          <w:rPr>
            <w:rFonts w:ascii="Times New Roman" w:hAnsi="Times New Roman" w:cs="Times New Roman"/>
            <w:sz w:val="24"/>
          </w:rPr>
          <w:delText xml:space="preserve">12. Dillard JP, Seifert HS. A peptidoglycan hydrolase similar to bacteriophage endolysins acts as an autolysin in Neisseria gonorrhoeae. </w:delText>
        </w:r>
        <w:r w:rsidRPr="001D62D1" w:rsidDel="005473EA">
          <w:rPr>
            <w:rFonts w:ascii="Times New Roman" w:hAnsi="Times New Roman" w:cs="Times New Roman"/>
            <w:i/>
            <w:iCs/>
            <w:sz w:val="24"/>
          </w:rPr>
          <w:delText>Mol Microbiol</w:delText>
        </w:r>
        <w:r w:rsidRPr="001D62D1" w:rsidDel="005473EA">
          <w:rPr>
            <w:rFonts w:ascii="Times New Roman" w:hAnsi="Times New Roman" w:cs="Times New Roman"/>
            <w:sz w:val="24"/>
          </w:rPr>
          <w:delText xml:space="preserve"> 1997; </w:delText>
        </w:r>
        <w:r w:rsidRPr="001D62D1" w:rsidDel="005473EA">
          <w:rPr>
            <w:rFonts w:ascii="Times New Roman" w:hAnsi="Times New Roman" w:cs="Times New Roman"/>
            <w:b/>
            <w:bCs/>
            <w:sz w:val="24"/>
          </w:rPr>
          <w:delText>25</w:delText>
        </w:r>
        <w:r w:rsidRPr="001D62D1" w:rsidDel="005473EA">
          <w:rPr>
            <w:rFonts w:ascii="Times New Roman" w:hAnsi="Times New Roman" w:cs="Times New Roman"/>
            <w:sz w:val="24"/>
          </w:rPr>
          <w:delText>: 893–901.</w:delText>
        </w:r>
      </w:del>
    </w:p>
    <w:p w14:paraId="7FEE8AC0" w14:textId="192C0C44" w:rsidR="001D62D1" w:rsidRPr="001D62D1" w:rsidDel="005473EA" w:rsidRDefault="001D62D1" w:rsidP="001D62D1">
      <w:pPr>
        <w:pStyle w:val="Bibliography"/>
        <w:rPr>
          <w:del w:id="650" w:author="sunny" w:date="2016-11-03T17:45:00Z"/>
          <w:rFonts w:ascii="Times New Roman" w:hAnsi="Times New Roman" w:cs="Times New Roman"/>
          <w:sz w:val="24"/>
        </w:rPr>
      </w:pPr>
      <w:del w:id="651" w:author="sunny" w:date="2016-11-03T17:45:00Z">
        <w:r w:rsidRPr="001D62D1" w:rsidDel="005473EA">
          <w:rPr>
            <w:rFonts w:ascii="Times New Roman" w:hAnsi="Times New Roman" w:cs="Times New Roman"/>
            <w:sz w:val="24"/>
          </w:rPr>
          <w:delText xml:space="preserve">13. Elmros T, Burman LG, Bloom GD. Autolysis of Neisseria gonorrhoeae. </w:delText>
        </w:r>
        <w:r w:rsidRPr="001D62D1" w:rsidDel="005473EA">
          <w:rPr>
            <w:rFonts w:ascii="Times New Roman" w:hAnsi="Times New Roman" w:cs="Times New Roman"/>
            <w:i/>
            <w:iCs/>
            <w:sz w:val="24"/>
          </w:rPr>
          <w:delText>J Bacteriol</w:delText>
        </w:r>
        <w:r w:rsidRPr="001D62D1" w:rsidDel="005473EA">
          <w:rPr>
            <w:rFonts w:ascii="Times New Roman" w:hAnsi="Times New Roman" w:cs="Times New Roman"/>
            <w:sz w:val="24"/>
          </w:rPr>
          <w:delText xml:space="preserve"> 1976; </w:delText>
        </w:r>
        <w:r w:rsidRPr="001D62D1" w:rsidDel="005473EA">
          <w:rPr>
            <w:rFonts w:ascii="Times New Roman" w:hAnsi="Times New Roman" w:cs="Times New Roman"/>
            <w:b/>
            <w:bCs/>
            <w:sz w:val="24"/>
          </w:rPr>
          <w:delText>126</w:delText>
        </w:r>
        <w:r w:rsidRPr="001D62D1" w:rsidDel="005473EA">
          <w:rPr>
            <w:rFonts w:ascii="Times New Roman" w:hAnsi="Times New Roman" w:cs="Times New Roman"/>
            <w:sz w:val="24"/>
          </w:rPr>
          <w:delText>: 969–76.</w:delText>
        </w:r>
      </w:del>
    </w:p>
    <w:p w14:paraId="7D4DE806" w14:textId="502FA061" w:rsidR="001D62D1" w:rsidRPr="001D62D1" w:rsidDel="005473EA" w:rsidRDefault="001D62D1" w:rsidP="001D62D1">
      <w:pPr>
        <w:pStyle w:val="Bibliography"/>
        <w:rPr>
          <w:del w:id="652" w:author="sunny" w:date="2016-11-03T17:45:00Z"/>
          <w:rFonts w:ascii="Times New Roman" w:hAnsi="Times New Roman" w:cs="Times New Roman"/>
          <w:sz w:val="24"/>
        </w:rPr>
      </w:pPr>
      <w:del w:id="653" w:author="sunny" w:date="2016-11-03T17:45:00Z">
        <w:r w:rsidRPr="001D62D1" w:rsidDel="005473EA">
          <w:rPr>
            <w:rFonts w:ascii="Times New Roman" w:hAnsi="Times New Roman" w:cs="Times New Roman"/>
            <w:sz w:val="24"/>
          </w:rPr>
          <w:delText xml:space="preserve">14. Chan YA, Hackett KT, Dillard JP. The Lytic Transglycosylases of Neisseria gonorrhoeae. </w:delText>
        </w:r>
        <w:r w:rsidRPr="001D62D1" w:rsidDel="005473EA">
          <w:rPr>
            <w:rFonts w:ascii="Times New Roman" w:hAnsi="Times New Roman" w:cs="Times New Roman"/>
            <w:i/>
            <w:iCs/>
            <w:sz w:val="24"/>
          </w:rPr>
          <w:delText>Microb Drug Resist</w:delText>
        </w:r>
        <w:r w:rsidRPr="001D62D1" w:rsidDel="005473EA">
          <w:rPr>
            <w:rFonts w:ascii="Times New Roman" w:hAnsi="Times New Roman" w:cs="Times New Roman"/>
            <w:sz w:val="24"/>
          </w:rPr>
          <w:delText xml:space="preserve"> 2012; </w:delText>
        </w:r>
        <w:r w:rsidRPr="001D62D1" w:rsidDel="005473EA">
          <w:rPr>
            <w:rFonts w:ascii="Times New Roman" w:hAnsi="Times New Roman" w:cs="Times New Roman"/>
            <w:b/>
            <w:bCs/>
            <w:sz w:val="24"/>
          </w:rPr>
          <w:delText>18</w:delText>
        </w:r>
        <w:r w:rsidRPr="001D62D1" w:rsidDel="005473EA">
          <w:rPr>
            <w:rFonts w:ascii="Times New Roman" w:hAnsi="Times New Roman" w:cs="Times New Roman"/>
            <w:sz w:val="24"/>
          </w:rPr>
          <w:delText>: 271–9.</w:delText>
        </w:r>
      </w:del>
    </w:p>
    <w:p w14:paraId="30CB2D2F" w14:textId="235B9DBC" w:rsidR="001D62D1" w:rsidRPr="001D62D1" w:rsidDel="005473EA" w:rsidRDefault="001D62D1" w:rsidP="001D62D1">
      <w:pPr>
        <w:pStyle w:val="Bibliography"/>
        <w:rPr>
          <w:del w:id="654" w:author="sunny" w:date="2016-11-03T17:45:00Z"/>
          <w:rFonts w:ascii="Times New Roman" w:hAnsi="Times New Roman" w:cs="Times New Roman"/>
          <w:sz w:val="24"/>
        </w:rPr>
      </w:pPr>
      <w:del w:id="655" w:author="sunny" w:date="2016-11-03T17:45:00Z">
        <w:r w:rsidRPr="001D62D1" w:rsidDel="005473EA">
          <w:rPr>
            <w:rFonts w:ascii="Times New Roman" w:hAnsi="Times New Roman" w:cs="Times New Roman"/>
            <w:sz w:val="24"/>
          </w:rPr>
          <w:delText xml:space="preserve">15. Foerster S, Golparian D, Jacobsson S, </w:delText>
        </w:r>
        <w:r w:rsidRPr="001D62D1" w:rsidDel="005473EA">
          <w:rPr>
            <w:rFonts w:ascii="Times New Roman" w:hAnsi="Times New Roman" w:cs="Times New Roman"/>
            <w:i/>
            <w:iCs/>
            <w:sz w:val="24"/>
          </w:rPr>
          <w:delText>et al.</w:delText>
        </w:r>
        <w:r w:rsidRPr="001D62D1" w:rsidDel="005473EA">
          <w:rPr>
            <w:rFonts w:ascii="Times New Roman" w:hAnsi="Times New Roman" w:cs="Times New Roman"/>
            <w:sz w:val="24"/>
          </w:rPr>
          <w:delText xml:space="preserve"> Genetic Resistance Determinants, In Vitro Time-Kill Curve Analysis and Pharmacodynamic Functions for the Novel Topoisomerase II </w:delText>
        </w:r>
        <w:r w:rsidRPr="001D62D1" w:rsidDel="005473EA">
          <w:rPr>
            <w:rFonts w:ascii="Times New Roman" w:hAnsi="Times New Roman" w:cs="Times New Roman"/>
            <w:sz w:val="24"/>
          </w:rPr>
          <w:lastRenderedPageBreak/>
          <w:delText xml:space="preserve">Inhibitor ETX0914 (AZD0914) in Neisseria gonorrhoeae. </w:delText>
        </w:r>
        <w:r w:rsidRPr="001D62D1" w:rsidDel="005473EA">
          <w:rPr>
            <w:rFonts w:ascii="Times New Roman" w:hAnsi="Times New Roman" w:cs="Times New Roman"/>
            <w:i/>
            <w:iCs/>
            <w:sz w:val="24"/>
          </w:rPr>
          <w:delText>Antimicrob Resist Chemother</w:delText>
        </w:r>
        <w:r w:rsidRPr="001D62D1" w:rsidDel="005473EA">
          <w:rPr>
            <w:rFonts w:ascii="Times New Roman" w:hAnsi="Times New Roman" w:cs="Times New Roman"/>
            <w:sz w:val="24"/>
          </w:rPr>
          <w:delText xml:space="preserve"> 2015: 1377.</w:delText>
        </w:r>
      </w:del>
    </w:p>
    <w:p w14:paraId="7D91396A" w14:textId="7A1F4CDC" w:rsidR="001D62D1" w:rsidRPr="001D62D1" w:rsidDel="005473EA" w:rsidRDefault="001D62D1" w:rsidP="001D62D1">
      <w:pPr>
        <w:pStyle w:val="Bibliography"/>
        <w:rPr>
          <w:del w:id="656" w:author="sunny" w:date="2016-11-03T17:45:00Z"/>
          <w:rFonts w:ascii="Times New Roman" w:hAnsi="Times New Roman" w:cs="Times New Roman"/>
          <w:sz w:val="24"/>
        </w:rPr>
      </w:pPr>
      <w:del w:id="657" w:author="sunny" w:date="2016-11-03T17:45:00Z">
        <w:r w:rsidRPr="001D62D1" w:rsidDel="005473EA">
          <w:rPr>
            <w:rFonts w:ascii="Times New Roman" w:hAnsi="Times New Roman" w:cs="Times New Roman"/>
            <w:sz w:val="24"/>
          </w:rPr>
          <w:delText xml:space="preserve">16. Foerster S, Unemo M, Hathaway LJ, Low N, Althaus CL. Time-kill curve analysis and pharmacodynamic functions for in vitro evaluation of antimicrobials against Neisseria gonorrhoeae. </w:delText>
        </w:r>
        <w:r w:rsidRPr="001D62D1" w:rsidDel="005473EA">
          <w:rPr>
            <w:rFonts w:ascii="Times New Roman" w:hAnsi="Times New Roman" w:cs="Times New Roman"/>
            <w:i/>
            <w:iCs/>
            <w:sz w:val="24"/>
          </w:rPr>
          <w:delText>bioRxiv</w:delText>
        </w:r>
        <w:r w:rsidRPr="001D62D1" w:rsidDel="005473EA">
          <w:rPr>
            <w:rFonts w:ascii="Times New Roman" w:hAnsi="Times New Roman" w:cs="Times New Roman"/>
            <w:sz w:val="24"/>
          </w:rPr>
          <w:delText xml:space="preserve"> 2015: 28506.</w:delText>
        </w:r>
      </w:del>
    </w:p>
    <w:p w14:paraId="47549370" w14:textId="6DA94B3C" w:rsidR="001D62D1" w:rsidRPr="001D62D1" w:rsidDel="005473EA" w:rsidRDefault="001D62D1" w:rsidP="001D62D1">
      <w:pPr>
        <w:pStyle w:val="Bibliography"/>
        <w:rPr>
          <w:del w:id="658" w:author="sunny" w:date="2016-11-03T17:45:00Z"/>
          <w:rFonts w:ascii="Times New Roman" w:hAnsi="Times New Roman" w:cs="Times New Roman"/>
          <w:sz w:val="24"/>
        </w:rPr>
      </w:pPr>
      <w:del w:id="659" w:author="sunny" w:date="2016-11-03T17:45:00Z">
        <w:r w:rsidRPr="001D62D1" w:rsidDel="005473EA">
          <w:rPr>
            <w:rFonts w:ascii="Times New Roman" w:hAnsi="Times New Roman" w:cs="Times New Roman"/>
            <w:sz w:val="24"/>
          </w:rPr>
          <w:delText xml:space="preserve">17. Kassteele J van de, Santen-Verheuvel MG van, Koedijk FDH, Dam AP van, Sande MAB van der, Neeling AJ de. New Statistical Technique for Analyzing MIC-Based Susceptibility Data. </w:delText>
        </w:r>
        <w:r w:rsidRPr="001D62D1" w:rsidDel="005473EA">
          <w:rPr>
            <w:rFonts w:ascii="Times New Roman" w:hAnsi="Times New Roman" w:cs="Times New Roman"/>
            <w:i/>
            <w:iCs/>
            <w:sz w:val="24"/>
          </w:rPr>
          <w:delText>Antimicrob Agents Chemother</w:delText>
        </w:r>
        <w:r w:rsidRPr="001D62D1" w:rsidDel="005473EA">
          <w:rPr>
            <w:rFonts w:ascii="Times New Roman" w:hAnsi="Times New Roman" w:cs="Times New Roman"/>
            <w:sz w:val="24"/>
          </w:rPr>
          <w:delText xml:space="preserve"> 2012; </w:delText>
        </w:r>
        <w:r w:rsidRPr="001D62D1" w:rsidDel="005473EA">
          <w:rPr>
            <w:rFonts w:ascii="Times New Roman" w:hAnsi="Times New Roman" w:cs="Times New Roman"/>
            <w:b/>
            <w:bCs/>
            <w:sz w:val="24"/>
          </w:rPr>
          <w:delText>56</w:delText>
        </w:r>
        <w:r w:rsidRPr="001D62D1" w:rsidDel="005473EA">
          <w:rPr>
            <w:rFonts w:ascii="Times New Roman" w:hAnsi="Times New Roman" w:cs="Times New Roman"/>
            <w:sz w:val="24"/>
          </w:rPr>
          <w:delText>: 1557–63.</w:delText>
        </w:r>
      </w:del>
    </w:p>
    <w:p w14:paraId="12A91A50" w14:textId="294607EE" w:rsidR="001D62D1" w:rsidRPr="001D62D1" w:rsidDel="005473EA" w:rsidRDefault="001D62D1" w:rsidP="001D62D1">
      <w:pPr>
        <w:pStyle w:val="Bibliography"/>
        <w:rPr>
          <w:del w:id="660" w:author="sunny" w:date="2016-11-03T17:45:00Z"/>
          <w:rFonts w:ascii="Times New Roman" w:hAnsi="Times New Roman" w:cs="Times New Roman"/>
          <w:sz w:val="24"/>
        </w:rPr>
      </w:pPr>
      <w:del w:id="661" w:author="sunny" w:date="2016-11-03T17:45:00Z">
        <w:r w:rsidRPr="001D62D1" w:rsidDel="005473EA">
          <w:rPr>
            <w:rFonts w:ascii="Times New Roman" w:hAnsi="Times New Roman" w:cs="Times New Roman"/>
            <w:sz w:val="24"/>
          </w:rPr>
          <w:delText xml:space="preserve">18. Sampah MES, Shen L, Jilek BL, Siliciano RF. Dose–response curve slope is a missing dimension in the analysis of HIV-1 drug resistance. </w:delText>
        </w:r>
        <w:r w:rsidRPr="001D62D1" w:rsidDel="005473EA">
          <w:rPr>
            <w:rFonts w:ascii="Times New Roman" w:hAnsi="Times New Roman" w:cs="Times New Roman"/>
            <w:i/>
            <w:iCs/>
            <w:sz w:val="24"/>
          </w:rPr>
          <w:delText>Proc Natl Acad Sci U S A</w:delText>
        </w:r>
        <w:r w:rsidRPr="001D62D1" w:rsidDel="005473EA">
          <w:rPr>
            <w:rFonts w:ascii="Times New Roman" w:hAnsi="Times New Roman" w:cs="Times New Roman"/>
            <w:sz w:val="24"/>
          </w:rPr>
          <w:delText xml:space="preserve"> 2011; </w:delText>
        </w:r>
        <w:r w:rsidRPr="001D62D1" w:rsidDel="005473EA">
          <w:rPr>
            <w:rFonts w:ascii="Times New Roman" w:hAnsi="Times New Roman" w:cs="Times New Roman"/>
            <w:b/>
            <w:bCs/>
            <w:sz w:val="24"/>
          </w:rPr>
          <w:delText>108</w:delText>
        </w:r>
        <w:r w:rsidRPr="001D62D1" w:rsidDel="005473EA">
          <w:rPr>
            <w:rFonts w:ascii="Times New Roman" w:hAnsi="Times New Roman" w:cs="Times New Roman"/>
            <w:sz w:val="24"/>
          </w:rPr>
          <w:delText>: 7613–8.</w:delText>
        </w:r>
      </w:del>
    </w:p>
    <w:p w14:paraId="7C6334BE" w14:textId="604D0E39" w:rsidR="001D62D1" w:rsidRPr="001D62D1" w:rsidDel="005473EA" w:rsidRDefault="001D62D1" w:rsidP="001D62D1">
      <w:pPr>
        <w:pStyle w:val="Bibliography"/>
        <w:rPr>
          <w:del w:id="662" w:author="sunny" w:date="2016-11-03T17:45:00Z"/>
          <w:rFonts w:ascii="Times New Roman" w:hAnsi="Times New Roman" w:cs="Times New Roman"/>
          <w:sz w:val="24"/>
        </w:rPr>
      </w:pPr>
      <w:del w:id="663" w:author="sunny" w:date="2016-11-03T17:45:00Z">
        <w:r w:rsidRPr="001D62D1" w:rsidDel="005473EA">
          <w:rPr>
            <w:rFonts w:ascii="Times New Roman" w:hAnsi="Times New Roman" w:cs="Times New Roman"/>
            <w:sz w:val="24"/>
          </w:rPr>
          <w:delText xml:space="preserve">19. Slob W. Benchmark dose and the three Rs. Part I. Getting more information from the same number of animals. </w:delText>
        </w:r>
        <w:r w:rsidRPr="001D62D1" w:rsidDel="005473EA">
          <w:rPr>
            <w:rFonts w:ascii="Times New Roman" w:hAnsi="Times New Roman" w:cs="Times New Roman"/>
            <w:i/>
            <w:iCs/>
            <w:sz w:val="24"/>
          </w:rPr>
          <w:delText>Crit Rev Toxicol</w:delText>
        </w:r>
        <w:r w:rsidRPr="001D62D1" w:rsidDel="005473EA">
          <w:rPr>
            <w:rFonts w:ascii="Times New Roman" w:hAnsi="Times New Roman" w:cs="Times New Roman"/>
            <w:sz w:val="24"/>
          </w:rPr>
          <w:delText xml:space="preserve"> 2014; </w:delText>
        </w:r>
        <w:r w:rsidRPr="001D62D1" w:rsidDel="005473EA">
          <w:rPr>
            <w:rFonts w:ascii="Times New Roman" w:hAnsi="Times New Roman" w:cs="Times New Roman"/>
            <w:b/>
            <w:bCs/>
            <w:sz w:val="24"/>
          </w:rPr>
          <w:delText>44</w:delText>
        </w:r>
        <w:r w:rsidRPr="001D62D1" w:rsidDel="005473EA">
          <w:rPr>
            <w:rFonts w:ascii="Times New Roman" w:hAnsi="Times New Roman" w:cs="Times New Roman"/>
            <w:sz w:val="24"/>
          </w:rPr>
          <w:delText>: 557–67.</w:delText>
        </w:r>
      </w:del>
    </w:p>
    <w:p w14:paraId="04EB5A62" w14:textId="55D9D6C6" w:rsidR="001D62D1" w:rsidRPr="001D62D1" w:rsidDel="005473EA" w:rsidRDefault="001D62D1" w:rsidP="001D62D1">
      <w:pPr>
        <w:pStyle w:val="Bibliography"/>
        <w:rPr>
          <w:del w:id="664" w:author="sunny" w:date="2016-11-03T17:45:00Z"/>
          <w:rFonts w:ascii="Times New Roman" w:hAnsi="Times New Roman" w:cs="Times New Roman"/>
          <w:sz w:val="24"/>
        </w:rPr>
      </w:pPr>
      <w:del w:id="665" w:author="sunny" w:date="2016-11-03T17:45:00Z">
        <w:r w:rsidRPr="001D62D1" w:rsidDel="005473EA">
          <w:rPr>
            <w:rFonts w:ascii="Times New Roman" w:hAnsi="Times New Roman" w:cs="Times New Roman"/>
            <w:sz w:val="24"/>
          </w:rPr>
          <w:delText xml:space="preserve">20. Slob W. Benchmark dose and the three Rs. Part II. Consequences for study design and animal use. </w:delText>
        </w:r>
        <w:r w:rsidRPr="001D62D1" w:rsidDel="005473EA">
          <w:rPr>
            <w:rFonts w:ascii="Times New Roman" w:hAnsi="Times New Roman" w:cs="Times New Roman"/>
            <w:i/>
            <w:iCs/>
            <w:sz w:val="24"/>
          </w:rPr>
          <w:delText>Crit Rev Toxicol</w:delText>
        </w:r>
        <w:r w:rsidRPr="001D62D1" w:rsidDel="005473EA">
          <w:rPr>
            <w:rFonts w:ascii="Times New Roman" w:hAnsi="Times New Roman" w:cs="Times New Roman"/>
            <w:sz w:val="24"/>
          </w:rPr>
          <w:delText xml:space="preserve"> 2014; </w:delText>
        </w:r>
        <w:r w:rsidRPr="001D62D1" w:rsidDel="005473EA">
          <w:rPr>
            <w:rFonts w:ascii="Times New Roman" w:hAnsi="Times New Roman" w:cs="Times New Roman"/>
            <w:b/>
            <w:bCs/>
            <w:sz w:val="24"/>
          </w:rPr>
          <w:delText>44</w:delText>
        </w:r>
        <w:r w:rsidRPr="001D62D1" w:rsidDel="005473EA">
          <w:rPr>
            <w:rFonts w:ascii="Times New Roman" w:hAnsi="Times New Roman" w:cs="Times New Roman"/>
            <w:sz w:val="24"/>
          </w:rPr>
          <w:delText>: 568–80.</w:delText>
        </w:r>
      </w:del>
    </w:p>
    <w:p w14:paraId="53F710BB" w14:textId="2E577634" w:rsidR="001D62D1" w:rsidRPr="001D62D1" w:rsidDel="005473EA" w:rsidRDefault="001D62D1" w:rsidP="001D62D1">
      <w:pPr>
        <w:pStyle w:val="Bibliography"/>
        <w:rPr>
          <w:del w:id="666" w:author="sunny" w:date="2016-11-03T17:45:00Z"/>
          <w:rFonts w:ascii="Times New Roman" w:hAnsi="Times New Roman" w:cs="Times New Roman"/>
          <w:sz w:val="24"/>
        </w:rPr>
      </w:pPr>
      <w:del w:id="667" w:author="sunny" w:date="2016-11-03T17:45:00Z">
        <w:r w:rsidRPr="001D62D1" w:rsidDel="005473EA">
          <w:rPr>
            <w:rFonts w:ascii="Times New Roman" w:hAnsi="Times New Roman" w:cs="Times New Roman"/>
            <w:sz w:val="24"/>
          </w:rPr>
          <w:delText xml:space="preserve">21. Davis JA, Gift JS, Zhao QJ. Introduction to benchmark dose methods and U.S. EPA’s benchmark dose software (BMDS) version 2.1.1. </w:delText>
        </w:r>
        <w:r w:rsidRPr="001D62D1" w:rsidDel="005473EA">
          <w:rPr>
            <w:rFonts w:ascii="Times New Roman" w:hAnsi="Times New Roman" w:cs="Times New Roman"/>
            <w:i/>
            <w:iCs/>
            <w:sz w:val="24"/>
          </w:rPr>
          <w:delText>Toxicol Appl Pharmacol</w:delText>
        </w:r>
        <w:r w:rsidRPr="001D62D1" w:rsidDel="005473EA">
          <w:rPr>
            <w:rFonts w:ascii="Times New Roman" w:hAnsi="Times New Roman" w:cs="Times New Roman"/>
            <w:sz w:val="24"/>
          </w:rPr>
          <w:delText xml:space="preserve"> 2011; </w:delText>
        </w:r>
        <w:r w:rsidRPr="001D62D1" w:rsidDel="005473EA">
          <w:rPr>
            <w:rFonts w:ascii="Times New Roman" w:hAnsi="Times New Roman" w:cs="Times New Roman"/>
            <w:b/>
            <w:bCs/>
            <w:sz w:val="24"/>
          </w:rPr>
          <w:delText>254</w:delText>
        </w:r>
        <w:r w:rsidRPr="001D62D1" w:rsidDel="005473EA">
          <w:rPr>
            <w:rFonts w:ascii="Times New Roman" w:hAnsi="Times New Roman" w:cs="Times New Roman"/>
            <w:sz w:val="24"/>
          </w:rPr>
          <w:delText>: 181–91.</w:delText>
        </w:r>
      </w:del>
    </w:p>
    <w:p w14:paraId="4849B970" w14:textId="0C176B84" w:rsidR="001D62D1" w:rsidRPr="001D62D1" w:rsidDel="005473EA" w:rsidRDefault="001D62D1" w:rsidP="001D62D1">
      <w:pPr>
        <w:pStyle w:val="Bibliography"/>
        <w:rPr>
          <w:del w:id="668" w:author="sunny" w:date="2016-11-03T17:45:00Z"/>
          <w:rFonts w:ascii="Times New Roman" w:hAnsi="Times New Roman" w:cs="Times New Roman"/>
          <w:sz w:val="24"/>
        </w:rPr>
      </w:pPr>
      <w:del w:id="669" w:author="sunny" w:date="2016-11-03T17:45:00Z">
        <w:r w:rsidRPr="001D62D1" w:rsidDel="005473EA">
          <w:rPr>
            <w:rFonts w:ascii="Times New Roman" w:hAnsi="Times New Roman" w:cs="Times New Roman"/>
            <w:sz w:val="24"/>
          </w:rPr>
          <w:delText xml:space="preserve">22. Filipsson AF, Sand S, Nilsson J, Victorin K. The benchmark dose method--review of available models, and recommendations for application in health risk assessment. </w:delText>
        </w:r>
        <w:r w:rsidRPr="001D62D1" w:rsidDel="005473EA">
          <w:rPr>
            <w:rFonts w:ascii="Times New Roman" w:hAnsi="Times New Roman" w:cs="Times New Roman"/>
            <w:i/>
            <w:iCs/>
            <w:sz w:val="24"/>
          </w:rPr>
          <w:delText>Crit Rev Toxicol</w:delText>
        </w:r>
        <w:r w:rsidRPr="001D62D1" w:rsidDel="005473EA">
          <w:rPr>
            <w:rFonts w:ascii="Times New Roman" w:hAnsi="Times New Roman" w:cs="Times New Roman"/>
            <w:sz w:val="24"/>
          </w:rPr>
          <w:delText xml:space="preserve"> 2003; </w:delText>
        </w:r>
        <w:r w:rsidRPr="001D62D1" w:rsidDel="005473EA">
          <w:rPr>
            <w:rFonts w:ascii="Times New Roman" w:hAnsi="Times New Roman" w:cs="Times New Roman"/>
            <w:b/>
            <w:bCs/>
            <w:sz w:val="24"/>
          </w:rPr>
          <w:delText>33</w:delText>
        </w:r>
        <w:r w:rsidRPr="001D62D1" w:rsidDel="005473EA">
          <w:rPr>
            <w:rFonts w:ascii="Times New Roman" w:hAnsi="Times New Roman" w:cs="Times New Roman"/>
            <w:sz w:val="24"/>
          </w:rPr>
          <w:delText>: 505–42.</w:delText>
        </w:r>
      </w:del>
    </w:p>
    <w:p w14:paraId="4F5BDFEB" w14:textId="3AF92F37" w:rsidR="001D62D1" w:rsidRPr="001D62D1" w:rsidDel="005473EA" w:rsidRDefault="001D62D1" w:rsidP="001D62D1">
      <w:pPr>
        <w:pStyle w:val="Bibliography"/>
        <w:rPr>
          <w:del w:id="670" w:author="sunny" w:date="2016-11-03T17:45:00Z"/>
          <w:rFonts w:ascii="Times New Roman" w:hAnsi="Times New Roman" w:cs="Times New Roman"/>
          <w:sz w:val="24"/>
        </w:rPr>
      </w:pPr>
      <w:del w:id="671" w:author="sunny" w:date="2016-11-03T17:45:00Z">
        <w:r w:rsidRPr="001D62D1" w:rsidDel="005473EA">
          <w:rPr>
            <w:rFonts w:ascii="Times New Roman" w:hAnsi="Times New Roman" w:cs="Times New Roman"/>
            <w:sz w:val="24"/>
          </w:rPr>
          <w:delText xml:space="preserve">23. Rampersad SN. Multiple Applications of Alamar Blue as an Indicator of Metabolic Function and Cellular Health in Cell Viability Bioassays. </w:delText>
        </w:r>
        <w:r w:rsidRPr="001D62D1" w:rsidDel="005473EA">
          <w:rPr>
            <w:rFonts w:ascii="Times New Roman" w:hAnsi="Times New Roman" w:cs="Times New Roman"/>
            <w:i/>
            <w:iCs/>
            <w:sz w:val="24"/>
          </w:rPr>
          <w:delText>Sensors</w:delText>
        </w:r>
        <w:r w:rsidRPr="001D62D1" w:rsidDel="005473EA">
          <w:rPr>
            <w:rFonts w:ascii="Times New Roman" w:hAnsi="Times New Roman" w:cs="Times New Roman"/>
            <w:sz w:val="24"/>
          </w:rPr>
          <w:delText xml:space="preserve"> 2012; </w:delText>
        </w:r>
        <w:r w:rsidRPr="001D62D1" w:rsidDel="005473EA">
          <w:rPr>
            <w:rFonts w:ascii="Times New Roman" w:hAnsi="Times New Roman" w:cs="Times New Roman"/>
            <w:b/>
            <w:bCs/>
            <w:sz w:val="24"/>
          </w:rPr>
          <w:delText>12</w:delText>
        </w:r>
        <w:r w:rsidRPr="001D62D1" w:rsidDel="005473EA">
          <w:rPr>
            <w:rFonts w:ascii="Times New Roman" w:hAnsi="Times New Roman" w:cs="Times New Roman"/>
            <w:sz w:val="24"/>
          </w:rPr>
          <w:delText>: 12347–60.</w:delText>
        </w:r>
      </w:del>
    </w:p>
    <w:p w14:paraId="12AA193C" w14:textId="220884A8" w:rsidR="001D62D1" w:rsidRPr="001D62D1" w:rsidDel="005473EA" w:rsidRDefault="001D62D1" w:rsidP="001D62D1">
      <w:pPr>
        <w:pStyle w:val="Bibliography"/>
        <w:rPr>
          <w:del w:id="672" w:author="sunny" w:date="2016-11-03T17:45:00Z"/>
          <w:rFonts w:ascii="Times New Roman" w:hAnsi="Times New Roman" w:cs="Times New Roman"/>
          <w:sz w:val="24"/>
        </w:rPr>
      </w:pPr>
      <w:del w:id="673" w:author="sunny" w:date="2016-11-03T17:45:00Z">
        <w:r w:rsidRPr="001D62D1" w:rsidDel="005473EA">
          <w:rPr>
            <w:rFonts w:ascii="Times New Roman" w:hAnsi="Times New Roman" w:cs="Times New Roman"/>
            <w:sz w:val="24"/>
          </w:rPr>
          <w:delText xml:space="preserve">24. Khalifa RA, Nasser MS, Gomaa AA, Osman NM, Salem HM. Resazurin Microtiter Assay Plate method for detection of susceptibility of multidrug resistant Mycobacterium tuberculosis to second-line anti-tuberculous drugs. </w:delText>
        </w:r>
        <w:r w:rsidRPr="001D62D1" w:rsidDel="005473EA">
          <w:rPr>
            <w:rFonts w:ascii="Times New Roman" w:hAnsi="Times New Roman" w:cs="Times New Roman"/>
            <w:i/>
            <w:iCs/>
            <w:sz w:val="24"/>
          </w:rPr>
          <w:delText>Egypt J Chest Dis Tuberc</w:delText>
        </w:r>
        <w:r w:rsidRPr="001D62D1" w:rsidDel="005473EA">
          <w:rPr>
            <w:rFonts w:ascii="Times New Roman" w:hAnsi="Times New Roman" w:cs="Times New Roman"/>
            <w:sz w:val="24"/>
          </w:rPr>
          <w:delText xml:space="preserve"> 2013; </w:delText>
        </w:r>
        <w:r w:rsidRPr="001D62D1" w:rsidDel="005473EA">
          <w:rPr>
            <w:rFonts w:ascii="Times New Roman" w:hAnsi="Times New Roman" w:cs="Times New Roman"/>
            <w:b/>
            <w:bCs/>
            <w:sz w:val="24"/>
          </w:rPr>
          <w:delText>62</w:delText>
        </w:r>
        <w:r w:rsidRPr="001D62D1" w:rsidDel="005473EA">
          <w:rPr>
            <w:rFonts w:ascii="Times New Roman" w:hAnsi="Times New Roman" w:cs="Times New Roman"/>
            <w:sz w:val="24"/>
          </w:rPr>
          <w:delText>: 241–7.</w:delText>
        </w:r>
      </w:del>
    </w:p>
    <w:p w14:paraId="2296C4A0" w14:textId="5ED19C38" w:rsidR="001D62D1" w:rsidRPr="001D62D1" w:rsidDel="005473EA" w:rsidRDefault="001D62D1" w:rsidP="001D62D1">
      <w:pPr>
        <w:pStyle w:val="Bibliography"/>
        <w:rPr>
          <w:del w:id="674" w:author="sunny" w:date="2016-11-03T17:45:00Z"/>
          <w:rFonts w:ascii="Times New Roman" w:hAnsi="Times New Roman" w:cs="Times New Roman"/>
          <w:sz w:val="24"/>
        </w:rPr>
      </w:pPr>
      <w:del w:id="675" w:author="sunny" w:date="2016-11-03T17:45:00Z">
        <w:r w:rsidRPr="001D62D1" w:rsidDel="005473EA">
          <w:rPr>
            <w:rFonts w:ascii="Times New Roman" w:hAnsi="Times New Roman" w:cs="Times New Roman"/>
            <w:sz w:val="24"/>
          </w:rPr>
          <w:delText xml:space="preserve">25. Palomino J-C, Martin A, Camacho M, Guerra H, Swings J, Portaels F. Resazurin Microtiter Assay Plate: Simple and Inexpensive Method for Detection of Drug Resistance in Mycobacterium tuberculosis. </w:delText>
        </w:r>
        <w:r w:rsidRPr="001D62D1" w:rsidDel="005473EA">
          <w:rPr>
            <w:rFonts w:ascii="Times New Roman" w:hAnsi="Times New Roman" w:cs="Times New Roman"/>
            <w:i/>
            <w:iCs/>
            <w:sz w:val="24"/>
          </w:rPr>
          <w:delText>Antimicrob Agents Chemother</w:delText>
        </w:r>
        <w:r w:rsidRPr="001D62D1" w:rsidDel="005473EA">
          <w:rPr>
            <w:rFonts w:ascii="Times New Roman" w:hAnsi="Times New Roman" w:cs="Times New Roman"/>
            <w:sz w:val="24"/>
          </w:rPr>
          <w:delText xml:space="preserve"> 2002; </w:delText>
        </w:r>
        <w:r w:rsidRPr="001D62D1" w:rsidDel="005473EA">
          <w:rPr>
            <w:rFonts w:ascii="Times New Roman" w:hAnsi="Times New Roman" w:cs="Times New Roman"/>
            <w:b/>
            <w:bCs/>
            <w:sz w:val="24"/>
          </w:rPr>
          <w:delText>46</w:delText>
        </w:r>
        <w:r w:rsidRPr="001D62D1" w:rsidDel="005473EA">
          <w:rPr>
            <w:rFonts w:ascii="Times New Roman" w:hAnsi="Times New Roman" w:cs="Times New Roman"/>
            <w:sz w:val="24"/>
          </w:rPr>
          <w:delText>: 2720–2.</w:delText>
        </w:r>
      </w:del>
    </w:p>
    <w:p w14:paraId="0D01FFF3" w14:textId="1708FCAE" w:rsidR="001D62D1" w:rsidRPr="001D62D1" w:rsidDel="005473EA" w:rsidRDefault="001D62D1" w:rsidP="001D62D1">
      <w:pPr>
        <w:pStyle w:val="Bibliography"/>
        <w:rPr>
          <w:del w:id="676" w:author="sunny" w:date="2016-11-03T17:45:00Z"/>
          <w:rFonts w:ascii="Times New Roman" w:hAnsi="Times New Roman" w:cs="Times New Roman"/>
          <w:sz w:val="24"/>
        </w:rPr>
      </w:pPr>
      <w:del w:id="677" w:author="sunny" w:date="2016-11-03T17:45:00Z">
        <w:r w:rsidRPr="001D62D1" w:rsidDel="005473EA">
          <w:rPr>
            <w:rFonts w:ascii="Times New Roman" w:hAnsi="Times New Roman" w:cs="Times New Roman"/>
            <w:sz w:val="24"/>
          </w:rPr>
          <w:delText xml:space="preserve">26. Palomino J-C, Martin A, Camacho M, Guerra H, Swings J, Portaels F. Resazurin Microtiter Assay Plate: Simple and Inexpensive Method for Detection of Drug Resistance in Mycobacterium tuberculosis. </w:delText>
        </w:r>
        <w:r w:rsidRPr="001D62D1" w:rsidDel="005473EA">
          <w:rPr>
            <w:rFonts w:ascii="Times New Roman" w:hAnsi="Times New Roman" w:cs="Times New Roman"/>
            <w:i/>
            <w:iCs/>
            <w:sz w:val="24"/>
          </w:rPr>
          <w:delText>Antimicrob Agents Chemother</w:delText>
        </w:r>
        <w:r w:rsidRPr="001D62D1" w:rsidDel="005473EA">
          <w:rPr>
            <w:rFonts w:ascii="Times New Roman" w:hAnsi="Times New Roman" w:cs="Times New Roman"/>
            <w:sz w:val="24"/>
          </w:rPr>
          <w:delText xml:space="preserve"> 2002; </w:delText>
        </w:r>
        <w:r w:rsidRPr="001D62D1" w:rsidDel="005473EA">
          <w:rPr>
            <w:rFonts w:ascii="Times New Roman" w:hAnsi="Times New Roman" w:cs="Times New Roman"/>
            <w:b/>
            <w:bCs/>
            <w:sz w:val="24"/>
          </w:rPr>
          <w:delText>46</w:delText>
        </w:r>
        <w:r w:rsidRPr="001D62D1" w:rsidDel="005473EA">
          <w:rPr>
            <w:rFonts w:ascii="Times New Roman" w:hAnsi="Times New Roman" w:cs="Times New Roman"/>
            <w:sz w:val="24"/>
          </w:rPr>
          <w:delText>: 2720–2.</w:delText>
        </w:r>
      </w:del>
    </w:p>
    <w:p w14:paraId="20C4CE3E" w14:textId="1716461A" w:rsidR="001D62D1" w:rsidRPr="001D62D1" w:rsidDel="005473EA" w:rsidRDefault="001D62D1" w:rsidP="001D62D1">
      <w:pPr>
        <w:pStyle w:val="Bibliography"/>
        <w:rPr>
          <w:del w:id="678" w:author="sunny" w:date="2016-11-03T17:45:00Z"/>
          <w:rFonts w:ascii="Times New Roman" w:hAnsi="Times New Roman" w:cs="Times New Roman"/>
          <w:sz w:val="24"/>
        </w:rPr>
      </w:pPr>
      <w:del w:id="679" w:author="sunny" w:date="2016-11-03T17:45:00Z">
        <w:r w:rsidRPr="001D62D1" w:rsidDel="005473EA">
          <w:rPr>
            <w:rFonts w:ascii="Times New Roman" w:hAnsi="Times New Roman" w:cs="Times New Roman"/>
            <w:sz w:val="24"/>
          </w:rPr>
          <w:delText>27. Anon. Bioassay Analysis Using R | Ritz | Journal of Statistical Software. Available at: https://www.jstatsoft.org/article/view/v012i05. Accessed March 16, 2016.</w:delText>
        </w:r>
      </w:del>
    </w:p>
    <w:p w14:paraId="3928E682" w14:textId="49E0152D" w:rsidR="001D62D1" w:rsidRPr="001D62D1" w:rsidDel="005473EA" w:rsidRDefault="001D62D1" w:rsidP="001D62D1">
      <w:pPr>
        <w:pStyle w:val="Bibliography"/>
        <w:rPr>
          <w:del w:id="680" w:author="sunny" w:date="2016-11-03T17:45:00Z"/>
          <w:rFonts w:ascii="Times New Roman" w:hAnsi="Times New Roman" w:cs="Times New Roman"/>
          <w:sz w:val="24"/>
        </w:rPr>
      </w:pPr>
      <w:del w:id="681" w:author="sunny" w:date="2016-11-03T17:45:00Z">
        <w:r w:rsidRPr="001D62D1" w:rsidDel="005473EA">
          <w:rPr>
            <w:rFonts w:ascii="Times New Roman" w:hAnsi="Times New Roman" w:cs="Times New Roman"/>
            <w:sz w:val="24"/>
          </w:rPr>
          <w:delText xml:space="preserve">28. Zhao S, Guo Y, Sheng Q, Shyr Y. Advanced Heat Map and Clustering Analysis Using Heatmap3. </w:delText>
        </w:r>
        <w:r w:rsidRPr="001D62D1" w:rsidDel="005473EA">
          <w:rPr>
            <w:rFonts w:ascii="Times New Roman" w:hAnsi="Times New Roman" w:cs="Times New Roman"/>
            <w:i/>
            <w:iCs/>
            <w:sz w:val="24"/>
          </w:rPr>
          <w:delText>BioMed Res Int</w:delText>
        </w:r>
        <w:r w:rsidRPr="001D62D1" w:rsidDel="005473EA">
          <w:rPr>
            <w:rFonts w:ascii="Times New Roman" w:hAnsi="Times New Roman" w:cs="Times New Roman"/>
            <w:sz w:val="24"/>
          </w:rPr>
          <w:delText xml:space="preserve"> 2014; </w:delText>
        </w:r>
        <w:r w:rsidRPr="001D62D1" w:rsidDel="005473EA">
          <w:rPr>
            <w:rFonts w:ascii="Times New Roman" w:hAnsi="Times New Roman" w:cs="Times New Roman"/>
            <w:b/>
            <w:bCs/>
            <w:sz w:val="24"/>
          </w:rPr>
          <w:delText>2014</w:delText>
        </w:r>
        <w:r w:rsidRPr="001D62D1" w:rsidDel="005473EA">
          <w:rPr>
            <w:rFonts w:ascii="Times New Roman" w:hAnsi="Times New Roman" w:cs="Times New Roman"/>
            <w:sz w:val="24"/>
          </w:rPr>
          <w:delText>: e986048.</w:delText>
        </w:r>
      </w:del>
    </w:p>
    <w:p w14:paraId="711FD5BA" w14:textId="79FF10CC" w:rsidR="000B46D8" w:rsidRPr="001671A1" w:rsidRDefault="000B46D8" w:rsidP="00A17D4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fldChar w:fldCharType="end"/>
      </w:r>
      <w:r w:rsidR="008C4425" w:rsidRPr="008C4425">
        <w:rPr>
          <w:rFonts w:ascii="Times New Roman" w:hAnsi="Times New Roman" w:cs="Times New Roman"/>
          <w:sz w:val="24"/>
          <w:szCs w:val="24"/>
        </w:rPr>
        <w:drawing>
          <wp:inline distT="0" distB="0" distL="0" distR="0" wp14:anchorId="493450A1" wp14:editId="50B246DF">
            <wp:extent cx="5731510" cy="3527425"/>
            <wp:effectExtent l="0" t="0" r="254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5731510" cy="3527425"/>
                    </a:xfrm>
                    <a:prstGeom prst="rect">
                      <a:avLst/>
                    </a:prstGeom>
                  </pic:spPr>
                </pic:pic>
              </a:graphicData>
            </a:graphic>
          </wp:inline>
        </w:drawing>
      </w:r>
    </w:p>
    <w:sectPr w:rsidR="000B46D8" w:rsidRPr="001671A1" w:rsidSect="00A17D4C">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valdes" w:date="2016-11-02T18:12:00Z" w:initials="v">
    <w:p w14:paraId="443AC1AF" w14:textId="23071A1B" w:rsidR="00535CD7" w:rsidRDefault="00535CD7">
      <w:pPr>
        <w:pStyle w:val="CommentText"/>
      </w:pPr>
      <w:r>
        <w:rPr>
          <w:rStyle w:val="CommentReference"/>
        </w:rPr>
        <w:annotationRef/>
      </w:r>
      <w:r w:rsidR="000B6FC2">
        <w:t>What do we mean here?</w:t>
      </w:r>
      <w:r w:rsidR="0046582B">
        <w:t xml:space="preserve"> Should decrease, right?</w:t>
      </w:r>
    </w:p>
  </w:comment>
  <w:comment w:id="20" w:author="valdes" w:date="2016-11-03T11:25:00Z" w:initials="v">
    <w:p w14:paraId="57889B51" w14:textId="53E601AE" w:rsidR="00A2742E" w:rsidRDefault="00A2742E">
      <w:pPr>
        <w:pStyle w:val="CommentText"/>
      </w:pPr>
      <w:r>
        <w:rPr>
          <w:rStyle w:val="CommentReference"/>
        </w:rPr>
        <w:annotationRef/>
      </w:r>
      <w:r>
        <w:t>If you go for the 50% threshold you can take away all this</w:t>
      </w:r>
    </w:p>
  </w:comment>
  <w:comment w:id="25" w:author="valdes" w:date="2016-11-02T19:21:00Z" w:initials="v">
    <w:p w14:paraId="4FAB7EA2" w14:textId="762E3614" w:rsidR="009D0DEF" w:rsidRDefault="009D0DEF">
      <w:pPr>
        <w:pStyle w:val="CommentText"/>
      </w:pPr>
      <w:r>
        <w:rPr>
          <w:rStyle w:val="CommentReference"/>
        </w:rPr>
        <w:annotationRef/>
      </w:r>
      <w:r>
        <w:t>Here it is not so clear what you use for clustering</w:t>
      </w:r>
    </w:p>
  </w:comment>
  <w:comment w:id="33" w:author="valdes" w:date="2016-11-02T19:18:00Z" w:initials="v">
    <w:p w14:paraId="10CDA58D" w14:textId="23D77CD9" w:rsidR="009D0DEF" w:rsidRDefault="009D0DEF">
      <w:pPr>
        <w:pStyle w:val="CommentText"/>
      </w:pPr>
      <w:r>
        <w:rPr>
          <w:rStyle w:val="CommentReference"/>
        </w:rPr>
        <w:annotationRef/>
      </w:r>
      <w:r>
        <w:t>This last sentence doesn’t fit here, should be discussed when describing the dose response curves.</w:t>
      </w:r>
    </w:p>
  </w:comment>
  <w:comment w:id="112" w:author="valdes" w:date="2016-11-02T18:42:00Z" w:initials="v">
    <w:p w14:paraId="2E957E21" w14:textId="67512049" w:rsidR="009A4F7D" w:rsidRDefault="009A4F7D">
      <w:pPr>
        <w:pStyle w:val="CommentText"/>
      </w:pPr>
      <w:r>
        <w:rPr>
          <w:rStyle w:val="CommentReference"/>
        </w:rPr>
        <w:annotationRef/>
      </w:r>
      <w:r>
        <w:t xml:space="preserve">We do the </w:t>
      </w:r>
      <w:proofErr w:type="spellStart"/>
      <w:r>
        <w:t>ttest</w:t>
      </w:r>
      <w:proofErr w:type="spellEnd"/>
      <w:r>
        <w:t xml:space="preserve"> on the mean and not on the median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3AC1AF" w15:done="0"/>
  <w15:commentEx w15:paraId="57889B51" w15:done="0"/>
  <w15:commentEx w15:paraId="4FAB7EA2" w15:done="0"/>
  <w15:commentEx w15:paraId="10CDA58D" w15:done="0"/>
  <w15:commentEx w15:paraId="2E957E2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552E9"/>
    <w:multiLevelType w:val="hybridMultilevel"/>
    <w:tmpl w:val="1B421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5820EE"/>
    <w:multiLevelType w:val="hybridMultilevel"/>
    <w:tmpl w:val="F07C568A"/>
    <w:lvl w:ilvl="0" w:tplc="7B2CE058">
      <w:start w:val="1"/>
      <w:numFmt w:val="bullet"/>
      <w:lvlText w:val="•"/>
      <w:lvlJc w:val="left"/>
      <w:pPr>
        <w:tabs>
          <w:tab w:val="num" w:pos="720"/>
        </w:tabs>
        <w:ind w:left="720" w:hanging="360"/>
      </w:pPr>
      <w:rPr>
        <w:rFonts w:ascii="Arial" w:hAnsi="Arial" w:hint="default"/>
      </w:rPr>
    </w:lvl>
    <w:lvl w:ilvl="1" w:tplc="1E3C6562" w:tentative="1">
      <w:start w:val="1"/>
      <w:numFmt w:val="bullet"/>
      <w:lvlText w:val="•"/>
      <w:lvlJc w:val="left"/>
      <w:pPr>
        <w:tabs>
          <w:tab w:val="num" w:pos="1440"/>
        </w:tabs>
        <w:ind w:left="1440" w:hanging="360"/>
      </w:pPr>
      <w:rPr>
        <w:rFonts w:ascii="Arial" w:hAnsi="Arial" w:hint="default"/>
      </w:rPr>
    </w:lvl>
    <w:lvl w:ilvl="2" w:tplc="FB080E16" w:tentative="1">
      <w:start w:val="1"/>
      <w:numFmt w:val="bullet"/>
      <w:lvlText w:val="•"/>
      <w:lvlJc w:val="left"/>
      <w:pPr>
        <w:tabs>
          <w:tab w:val="num" w:pos="2160"/>
        </w:tabs>
        <w:ind w:left="2160" w:hanging="360"/>
      </w:pPr>
      <w:rPr>
        <w:rFonts w:ascii="Arial" w:hAnsi="Arial" w:hint="default"/>
      </w:rPr>
    </w:lvl>
    <w:lvl w:ilvl="3" w:tplc="9FBED1D8" w:tentative="1">
      <w:start w:val="1"/>
      <w:numFmt w:val="bullet"/>
      <w:lvlText w:val="•"/>
      <w:lvlJc w:val="left"/>
      <w:pPr>
        <w:tabs>
          <w:tab w:val="num" w:pos="2880"/>
        </w:tabs>
        <w:ind w:left="2880" w:hanging="360"/>
      </w:pPr>
      <w:rPr>
        <w:rFonts w:ascii="Arial" w:hAnsi="Arial" w:hint="default"/>
      </w:rPr>
    </w:lvl>
    <w:lvl w:ilvl="4" w:tplc="04C4275E" w:tentative="1">
      <w:start w:val="1"/>
      <w:numFmt w:val="bullet"/>
      <w:lvlText w:val="•"/>
      <w:lvlJc w:val="left"/>
      <w:pPr>
        <w:tabs>
          <w:tab w:val="num" w:pos="3600"/>
        </w:tabs>
        <w:ind w:left="3600" w:hanging="360"/>
      </w:pPr>
      <w:rPr>
        <w:rFonts w:ascii="Arial" w:hAnsi="Arial" w:hint="default"/>
      </w:rPr>
    </w:lvl>
    <w:lvl w:ilvl="5" w:tplc="C79425D6" w:tentative="1">
      <w:start w:val="1"/>
      <w:numFmt w:val="bullet"/>
      <w:lvlText w:val="•"/>
      <w:lvlJc w:val="left"/>
      <w:pPr>
        <w:tabs>
          <w:tab w:val="num" w:pos="4320"/>
        </w:tabs>
        <w:ind w:left="4320" w:hanging="360"/>
      </w:pPr>
      <w:rPr>
        <w:rFonts w:ascii="Arial" w:hAnsi="Arial" w:hint="default"/>
      </w:rPr>
    </w:lvl>
    <w:lvl w:ilvl="6" w:tplc="F97A62D2" w:tentative="1">
      <w:start w:val="1"/>
      <w:numFmt w:val="bullet"/>
      <w:lvlText w:val="•"/>
      <w:lvlJc w:val="left"/>
      <w:pPr>
        <w:tabs>
          <w:tab w:val="num" w:pos="5040"/>
        </w:tabs>
        <w:ind w:left="5040" w:hanging="360"/>
      </w:pPr>
      <w:rPr>
        <w:rFonts w:ascii="Arial" w:hAnsi="Arial" w:hint="default"/>
      </w:rPr>
    </w:lvl>
    <w:lvl w:ilvl="7" w:tplc="ADDAFC88" w:tentative="1">
      <w:start w:val="1"/>
      <w:numFmt w:val="bullet"/>
      <w:lvlText w:val="•"/>
      <w:lvlJc w:val="left"/>
      <w:pPr>
        <w:tabs>
          <w:tab w:val="num" w:pos="5760"/>
        </w:tabs>
        <w:ind w:left="5760" w:hanging="360"/>
      </w:pPr>
      <w:rPr>
        <w:rFonts w:ascii="Arial" w:hAnsi="Arial" w:hint="default"/>
      </w:rPr>
    </w:lvl>
    <w:lvl w:ilvl="8" w:tplc="9FE82CB4" w:tentative="1">
      <w:start w:val="1"/>
      <w:numFmt w:val="bullet"/>
      <w:lvlText w:val="•"/>
      <w:lvlJc w:val="left"/>
      <w:pPr>
        <w:tabs>
          <w:tab w:val="num" w:pos="6480"/>
        </w:tabs>
        <w:ind w:left="6480" w:hanging="360"/>
      </w:pPr>
      <w:rPr>
        <w:rFonts w:ascii="Arial" w:hAnsi="Arial" w:hint="default"/>
      </w:rPr>
    </w:lvl>
  </w:abstractNum>
  <w:abstractNum w:abstractNumId="2">
    <w:nsid w:val="643F0CF8"/>
    <w:multiLevelType w:val="hybridMultilevel"/>
    <w:tmpl w:val="70DAF45C"/>
    <w:lvl w:ilvl="0" w:tplc="F628231C">
      <w:start w:val="1"/>
      <w:numFmt w:val="bullet"/>
      <w:lvlText w:val="•"/>
      <w:lvlJc w:val="left"/>
      <w:pPr>
        <w:tabs>
          <w:tab w:val="num" w:pos="720"/>
        </w:tabs>
        <w:ind w:left="720" w:hanging="360"/>
      </w:pPr>
      <w:rPr>
        <w:rFonts w:ascii="Arial" w:hAnsi="Arial" w:hint="default"/>
      </w:rPr>
    </w:lvl>
    <w:lvl w:ilvl="1" w:tplc="63309860" w:tentative="1">
      <w:start w:val="1"/>
      <w:numFmt w:val="bullet"/>
      <w:lvlText w:val="•"/>
      <w:lvlJc w:val="left"/>
      <w:pPr>
        <w:tabs>
          <w:tab w:val="num" w:pos="1440"/>
        </w:tabs>
        <w:ind w:left="1440" w:hanging="360"/>
      </w:pPr>
      <w:rPr>
        <w:rFonts w:ascii="Arial" w:hAnsi="Arial" w:hint="default"/>
      </w:rPr>
    </w:lvl>
    <w:lvl w:ilvl="2" w:tplc="2FAE8796" w:tentative="1">
      <w:start w:val="1"/>
      <w:numFmt w:val="bullet"/>
      <w:lvlText w:val="•"/>
      <w:lvlJc w:val="left"/>
      <w:pPr>
        <w:tabs>
          <w:tab w:val="num" w:pos="2160"/>
        </w:tabs>
        <w:ind w:left="2160" w:hanging="360"/>
      </w:pPr>
      <w:rPr>
        <w:rFonts w:ascii="Arial" w:hAnsi="Arial" w:hint="default"/>
      </w:rPr>
    </w:lvl>
    <w:lvl w:ilvl="3" w:tplc="FEA6B7CC" w:tentative="1">
      <w:start w:val="1"/>
      <w:numFmt w:val="bullet"/>
      <w:lvlText w:val="•"/>
      <w:lvlJc w:val="left"/>
      <w:pPr>
        <w:tabs>
          <w:tab w:val="num" w:pos="2880"/>
        </w:tabs>
        <w:ind w:left="2880" w:hanging="360"/>
      </w:pPr>
      <w:rPr>
        <w:rFonts w:ascii="Arial" w:hAnsi="Arial" w:hint="default"/>
      </w:rPr>
    </w:lvl>
    <w:lvl w:ilvl="4" w:tplc="83967564" w:tentative="1">
      <w:start w:val="1"/>
      <w:numFmt w:val="bullet"/>
      <w:lvlText w:val="•"/>
      <w:lvlJc w:val="left"/>
      <w:pPr>
        <w:tabs>
          <w:tab w:val="num" w:pos="3600"/>
        </w:tabs>
        <w:ind w:left="3600" w:hanging="360"/>
      </w:pPr>
      <w:rPr>
        <w:rFonts w:ascii="Arial" w:hAnsi="Arial" w:hint="default"/>
      </w:rPr>
    </w:lvl>
    <w:lvl w:ilvl="5" w:tplc="1D62C0C4" w:tentative="1">
      <w:start w:val="1"/>
      <w:numFmt w:val="bullet"/>
      <w:lvlText w:val="•"/>
      <w:lvlJc w:val="left"/>
      <w:pPr>
        <w:tabs>
          <w:tab w:val="num" w:pos="4320"/>
        </w:tabs>
        <w:ind w:left="4320" w:hanging="360"/>
      </w:pPr>
      <w:rPr>
        <w:rFonts w:ascii="Arial" w:hAnsi="Arial" w:hint="default"/>
      </w:rPr>
    </w:lvl>
    <w:lvl w:ilvl="6" w:tplc="CD9C7D38" w:tentative="1">
      <w:start w:val="1"/>
      <w:numFmt w:val="bullet"/>
      <w:lvlText w:val="•"/>
      <w:lvlJc w:val="left"/>
      <w:pPr>
        <w:tabs>
          <w:tab w:val="num" w:pos="5040"/>
        </w:tabs>
        <w:ind w:left="5040" w:hanging="360"/>
      </w:pPr>
      <w:rPr>
        <w:rFonts w:ascii="Arial" w:hAnsi="Arial" w:hint="default"/>
      </w:rPr>
    </w:lvl>
    <w:lvl w:ilvl="7" w:tplc="53EA9156" w:tentative="1">
      <w:start w:val="1"/>
      <w:numFmt w:val="bullet"/>
      <w:lvlText w:val="•"/>
      <w:lvlJc w:val="left"/>
      <w:pPr>
        <w:tabs>
          <w:tab w:val="num" w:pos="5760"/>
        </w:tabs>
        <w:ind w:left="5760" w:hanging="360"/>
      </w:pPr>
      <w:rPr>
        <w:rFonts w:ascii="Arial" w:hAnsi="Arial" w:hint="default"/>
      </w:rPr>
    </w:lvl>
    <w:lvl w:ilvl="8" w:tplc="2B80394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aldes">
    <w15:presenceInfo w15:providerId="None" w15:userId="valdes"/>
  </w15:person>
  <w15:person w15:author="sunny">
    <w15:presenceInfo w15:providerId="None" w15:userId="sunn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5C9"/>
    <w:rsid w:val="00021385"/>
    <w:rsid w:val="00030684"/>
    <w:rsid w:val="00042B1B"/>
    <w:rsid w:val="00042C1C"/>
    <w:rsid w:val="00053A05"/>
    <w:rsid w:val="000550C0"/>
    <w:rsid w:val="00080445"/>
    <w:rsid w:val="00080F43"/>
    <w:rsid w:val="000821FA"/>
    <w:rsid w:val="000878D6"/>
    <w:rsid w:val="000A7C6B"/>
    <w:rsid w:val="000B117D"/>
    <w:rsid w:val="000B39BB"/>
    <w:rsid w:val="000B46D8"/>
    <w:rsid w:val="000B6FC2"/>
    <w:rsid w:val="000C0C07"/>
    <w:rsid w:val="000C7E73"/>
    <w:rsid w:val="000E195E"/>
    <w:rsid w:val="000E7EF8"/>
    <w:rsid w:val="000F5D03"/>
    <w:rsid w:val="001243A3"/>
    <w:rsid w:val="00150A4E"/>
    <w:rsid w:val="001671A1"/>
    <w:rsid w:val="00185EF8"/>
    <w:rsid w:val="00194270"/>
    <w:rsid w:val="0019472E"/>
    <w:rsid w:val="00196E3F"/>
    <w:rsid w:val="001A5C4D"/>
    <w:rsid w:val="001A68B3"/>
    <w:rsid w:val="001D17C7"/>
    <w:rsid w:val="001D531D"/>
    <w:rsid w:val="001D53E2"/>
    <w:rsid w:val="001D62D1"/>
    <w:rsid w:val="001E426A"/>
    <w:rsid w:val="001E76CD"/>
    <w:rsid w:val="001F3F41"/>
    <w:rsid w:val="00205056"/>
    <w:rsid w:val="00206AFA"/>
    <w:rsid w:val="00210FDA"/>
    <w:rsid w:val="0022061C"/>
    <w:rsid w:val="00222A48"/>
    <w:rsid w:val="00225A7E"/>
    <w:rsid w:val="00240E9B"/>
    <w:rsid w:val="002525C9"/>
    <w:rsid w:val="00261C59"/>
    <w:rsid w:val="00264CB6"/>
    <w:rsid w:val="00276404"/>
    <w:rsid w:val="00276F9D"/>
    <w:rsid w:val="00277E1A"/>
    <w:rsid w:val="00296EF9"/>
    <w:rsid w:val="002A3CD9"/>
    <w:rsid w:val="002A45A8"/>
    <w:rsid w:val="002E07DB"/>
    <w:rsid w:val="002E09BD"/>
    <w:rsid w:val="002E2ADE"/>
    <w:rsid w:val="002E6491"/>
    <w:rsid w:val="002F12C0"/>
    <w:rsid w:val="0032341E"/>
    <w:rsid w:val="00323C03"/>
    <w:rsid w:val="00330CD4"/>
    <w:rsid w:val="003433B3"/>
    <w:rsid w:val="00344E8C"/>
    <w:rsid w:val="003548CA"/>
    <w:rsid w:val="00361A37"/>
    <w:rsid w:val="00362424"/>
    <w:rsid w:val="0036498D"/>
    <w:rsid w:val="00365260"/>
    <w:rsid w:val="00381EBB"/>
    <w:rsid w:val="00393060"/>
    <w:rsid w:val="00397AA6"/>
    <w:rsid w:val="003A06DF"/>
    <w:rsid w:val="003B4FBC"/>
    <w:rsid w:val="003D73F2"/>
    <w:rsid w:val="003F4EFB"/>
    <w:rsid w:val="003F785B"/>
    <w:rsid w:val="004020D1"/>
    <w:rsid w:val="0040212C"/>
    <w:rsid w:val="004101F5"/>
    <w:rsid w:val="00414F14"/>
    <w:rsid w:val="00425192"/>
    <w:rsid w:val="004300CC"/>
    <w:rsid w:val="004308B7"/>
    <w:rsid w:val="00444695"/>
    <w:rsid w:val="00453AE6"/>
    <w:rsid w:val="00457E63"/>
    <w:rsid w:val="00462474"/>
    <w:rsid w:val="004627F7"/>
    <w:rsid w:val="0046582B"/>
    <w:rsid w:val="004725AF"/>
    <w:rsid w:val="00483712"/>
    <w:rsid w:val="00484C8E"/>
    <w:rsid w:val="00490B1D"/>
    <w:rsid w:val="00497D73"/>
    <w:rsid w:val="004B1F68"/>
    <w:rsid w:val="004B316F"/>
    <w:rsid w:val="004D4657"/>
    <w:rsid w:val="004D6E5D"/>
    <w:rsid w:val="00530FF4"/>
    <w:rsid w:val="00532747"/>
    <w:rsid w:val="00535CD7"/>
    <w:rsid w:val="005408D8"/>
    <w:rsid w:val="00544641"/>
    <w:rsid w:val="005473EA"/>
    <w:rsid w:val="00551DC0"/>
    <w:rsid w:val="0056621E"/>
    <w:rsid w:val="00566C48"/>
    <w:rsid w:val="00567959"/>
    <w:rsid w:val="00572750"/>
    <w:rsid w:val="005828EF"/>
    <w:rsid w:val="00585375"/>
    <w:rsid w:val="00585507"/>
    <w:rsid w:val="00593594"/>
    <w:rsid w:val="005A0079"/>
    <w:rsid w:val="005A27B6"/>
    <w:rsid w:val="005C36F0"/>
    <w:rsid w:val="005C7312"/>
    <w:rsid w:val="00612DD2"/>
    <w:rsid w:val="006218CE"/>
    <w:rsid w:val="00626654"/>
    <w:rsid w:val="0064693A"/>
    <w:rsid w:val="00683A49"/>
    <w:rsid w:val="0069083D"/>
    <w:rsid w:val="00693867"/>
    <w:rsid w:val="006A110D"/>
    <w:rsid w:val="006C0DB6"/>
    <w:rsid w:val="006D4EF1"/>
    <w:rsid w:val="006E0D18"/>
    <w:rsid w:val="006F02BF"/>
    <w:rsid w:val="007078E3"/>
    <w:rsid w:val="00733D8B"/>
    <w:rsid w:val="007452FA"/>
    <w:rsid w:val="00753CB3"/>
    <w:rsid w:val="00762D6C"/>
    <w:rsid w:val="00771F0E"/>
    <w:rsid w:val="0077499E"/>
    <w:rsid w:val="007A1537"/>
    <w:rsid w:val="007A5328"/>
    <w:rsid w:val="007B4AD2"/>
    <w:rsid w:val="007C5470"/>
    <w:rsid w:val="007C68A7"/>
    <w:rsid w:val="007D40C7"/>
    <w:rsid w:val="007D6550"/>
    <w:rsid w:val="007E0193"/>
    <w:rsid w:val="007E43E7"/>
    <w:rsid w:val="007E4A28"/>
    <w:rsid w:val="007E5852"/>
    <w:rsid w:val="00802133"/>
    <w:rsid w:val="00813AAE"/>
    <w:rsid w:val="00834365"/>
    <w:rsid w:val="008570CF"/>
    <w:rsid w:val="008716B0"/>
    <w:rsid w:val="008773B4"/>
    <w:rsid w:val="008930B3"/>
    <w:rsid w:val="008937E7"/>
    <w:rsid w:val="00893ED8"/>
    <w:rsid w:val="00896F85"/>
    <w:rsid w:val="008A6B73"/>
    <w:rsid w:val="008C10BD"/>
    <w:rsid w:val="008C4425"/>
    <w:rsid w:val="008C6175"/>
    <w:rsid w:val="008D1147"/>
    <w:rsid w:val="008F0B93"/>
    <w:rsid w:val="00903EFE"/>
    <w:rsid w:val="009169AB"/>
    <w:rsid w:val="009206A7"/>
    <w:rsid w:val="00923047"/>
    <w:rsid w:val="009320D1"/>
    <w:rsid w:val="00935664"/>
    <w:rsid w:val="009361A1"/>
    <w:rsid w:val="00950C4A"/>
    <w:rsid w:val="00954348"/>
    <w:rsid w:val="00973579"/>
    <w:rsid w:val="00973D19"/>
    <w:rsid w:val="009743EB"/>
    <w:rsid w:val="00981C27"/>
    <w:rsid w:val="009A23DD"/>
    <w:rsid w:val="009A4F7D"/>
    <w:rsid w:val="009B4D4B"/>
    <w:rsid w:val="009C0E1F"/>
    <w:rsid w:val="009D0DEF"/>
    <w:rsid w:val="009E7819"/>
    <w:rsid w:val="009F2CCE"/>
    <w:rsid w:val="009F5278"/>
    <w:rsid w:val="00A131AB"/>
    <w:rsid w:val="00A17D4C"/>
    <w:rsid w:val="00A20858"/>
    <w:rsid w:val="00A23B49"/>
    <w:rsid w:val="00A23E1F"/>
    <w:rsid w:val="00A2742E"/>
    <w:rsid w:val="00A34F84"/>
    <w:rsid w:val="00A37277"/>
    <w:rsid w:val="00A5313B"/>
    <w:rsid w:val="00A7720A"/>
    <w:rsid w:val="00A90C80"/>
    <w:rsid w:val="00A94997"/>
    <w:rsid w:val="00A96F38"/>
    <w:rsid w:val="00AB48B8"/>
    <w:rsid w:val="00AB7EEC"/>
    <w:rsid w:val="00AC5CE9"/>
    <w:rsid w:val="00AC751C"/>
    <w:rsid w:val="00AE0C4C"/>
    <w:rsid w:val="00AE2507"/>
    <w:rsid w:val="00AF429B"/>
    <w:rsid w:val="00AF7C37"/>
    <w:rsid w:val="00AF7CEB"/>
    <w:rsid w:val="00B0573F"/>
    <w:rsid w:val="00B146EE"/>
    <w:rsid w:val="00B15DD7"/>
    <w:rsid w:val="00B212E5"/>
    <w:rsid w:val="00B30377"/>
    <w:rsid w:val="00B51367"/>
    <w:rsid w:val="00B752EB"/>
    <w:rsid w:val="00B91BC7"/>
    <w:rsid w:val="00BA3620"/>
    <w:rsid w:val="00BB144D"/>
    <w:rsid w:val="00BC0387"/>
    <w:rsid w:val="00BD14BB"/>
    <w:rsid w:val="00BE63C8"/>
    <w:rsid w:val="00C07B67"/>
    <w:rsid w:val="00C125B6"/>
    <w:rsid w:val="00C1579A"/>
    <w:rsid w:val="00C157F5"/>
    <w:rsid w:val="00C34F55"/>
    <w:rsid w:val="00C3708C"/>
    <w:rsid w:val="00C419EF"/>
    <w:rsid w:val="00C4260D"/>
    <w:rsid w:val="00C4506F"/>
    <w:rsid w:val="00C532F7"/>
    <w:rsid w:val="00C66E78"/>
    <w:rsid w:val="00C70B4E"/>
    <w:rsid w:val="00C767B9"/>
    <w:rsid w:val="00C8642A"/>
    <w:rsid w:val="00C877C4"/>
    <w:rsid w:val="00C96726"/>
    <w:rsid w:val="00C96919"/>
    <w:rsid w:val="00CB2B1F"/>
    <w:rsid w:val="00CC4705"/>
    <w:rsid w:val="00CE0435"/>
    <w:rsid w:val="00CE4665"/>
    <w:rsid w:val="00D0596A"/>
    <w:rsid w:val="00D15E8D"/>
    <w:rsid w:val="00D45A50"/>
    <w:rsid w:val="00D45D8F"/>
    <w:rsid w:val="00D46DAF"/>
    <w:rsid w:val="00D51836"/>
    <w:rsid w:val="00D919FE"/>
    <w:rsid w:val="00D9437B"/>
    <w:rsid w:val="00DA1D57"/>
    <w:rsid w:val="00DA390C"/>
    <w:rsid w:val="00DA5979"/>
    <w:rsid w:val="00DC2BC7"/>
    <w:rsid w:val="00DC43B1"/>
    <w:rsid w:val="00DD38E0"/>
    <w:rsid w:val="00DD4F35"/>
    <w:rsid w:val="00DD713F"/>
    <w:rsid w:val="00DE1411"/>
    <w:rsid w:val="00DE2EE7"/>
    <w:rsid w:val="00DE2FB4"/>
    <w:rsid w:val="00DF07A4"/>
    <w:rsid w:val="00DF0D2A"/>
    <w:rsid w:val="00E016A1"/>
    <w:rsid w:val="00E12DD6"/>
    <w:rsid w:val="00E15EEB"/>
    <w:rsid w:val="00E16086"/>
    <w:rsid w:val="00E16672"/>
    <w:rsid w:val="00E205A7"/>
    <w:rsid w:val="00E22F24"/>
    <w:rsid w:val="00E4256E"/>
    <w:rsid w:val="00E47B41"/>
    <w:rsid w:val="00E57E2C"/>
    <w:rsid w:val="00E643EC"/>
    <w:rsid w:val="00E758B1"/>
    <w:rsid w:val="00E82349"/>
    <w:rsid w:val="00E932A8"/>
    <w:rsid w:val="00E941DE"/>
    <w:rsid w:val="00E952AE"/>
    <w:rsid w:val="00E953FF"/>
    <w:rsid w:val="00EA224B"/>
    <w:rsid w:val="00EA6594"/>
    <w:rsid w:val="00EB366D"/>
    <w:rsid w:val="00EF20B1"/>
    <w:rsid w:val="00EF6E7F"/>
    <w:rsid w:val="00F03431"/>
    <w:rsid w:val="00F05E45"/>
    <w:rsid w:val="00F07649"/>
    <w:rsid w:val="00F10D32"/>
    <w:rsid w:val="00F158C2"/>
    <w:rsid w:val="00F20167"/>
    <w:rsid w:val="00F2224F"/>
    <w:rsid w:val="00F27082"/>
    <w:rsid w:val="00F47E29"/>
    <w:rsid w:val="00F51945"/>
    <w:rsid w:val="00F5346C"/>
    <w:rsid w:val="00F7685E"/>
    <w:rsid w:val="00F87CFA"/>
    <w:rsid w:val="00F87EC7"/>
    <w:rsid w:val="00FA786E"/>
    <w:rsid w:val="00FB2905"/>
    <w:rsid w:val="00FC36F6"/>
    <w:rsid w:val="00FD02D1"/>
    <w:rsid w:val="00FD51FD"/>
    <w:rsid w:val="00FF2C6A"/>
    <w:rsid w:val="00FF5A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8C4A"/>
  <w15:chartTrackingRefBased/>
  <w15:docId w15:val="{6DE6571E-495B-491E-BD70-48B883CC2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A3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A6594"/>
    <w:rPr>
      <w:i/>
      <w:iCs/>
    </w:rPr>
  </w:style>
  <w:style w:type="character" w:styleId="Hyperlink">
    <w:name w:val="Hyperlink"/>
    <w:basedOn w:val="DefaultParagraphFont"/>
    <w:uiPriority w:val="99"/>
    <w:semiHidden/>
    <w:unhideWhenUsed/>
    <w:rsid w:val="00EA6594"/>
    <w:rPr>
      <w:color w:val="0000FF"/>
      <w:u w:val="single"/>
    </w:rPr>
  </w:style>
  <w:style w:type="paragraph" w:styleId="ListParagraph">
    <w:name w:val="List Paragraph"/>
    <w:basedOn w:val="Normal"/>
    <w:uiPriority w:val="34"/>
    <w:qFormat/>
    <w:rsid w:val="008F0B93"/>
    <w:pPr>
      <w:spacing w:after="0" w:line="240" w:lineRule="auto"/>
      <w:ind w:left="720"/>
      <w:contextualSpacing/>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AB48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0B46D8"/>
    <w:pPr>
      <w:spacing w:after="240" w:line="240" w:lineRule="auto"/>
    </w:pPr>
  </w:style>
  <w:style w:type="character" w:styleId="LineNumber">
    <w:name w:val="line number"/>
    <w:basedOn w:val="DefaultParagraphFont"/>
    <w:uiPriority w:val="99"/>
    <w:semiHidden/>
    <w:unhideWhenUsed/>
    <w:rsid w:val="00A17D4C"/>
  </w:style>
  <w:style w:type="paragraph" w:styleId="HTMLPreformatted">
    <w:name w:val="HTML Preformatted"/>
    <w:basedOn w:val="Normal"/>
    <w:link w:val="HTMLPreformattedChar"/>
    <w:uiPriority w:val="99"/>
    <w:unhideWhenUsed/>
    <w:rsid w:val="00393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93060"/>
    <w:rPr>
      <w:rFonts w:ascii="Courier New" w:eastAsia="Times New Roman" w:hAnsi="Courier New" w:cs="Courier New"/>
      <w:sz w:val="20"/>
      <w:szCs w:val="20"/>
      <w:lang w:eastAsia="en-GB"/>
    </w:rPr>
  </w:style>
  <w:style w:type="character" w:customStyle="1" w:styleId="gem3dmtclgb">
    <w:name w:val="gem3dmtclgb"/>
    <w:basedOn w:val="DefaultParagraphFont"/>
    <w:rsid w:val="00393060"/>
  </w:style>
  <w:style w:type="character" w:customStyle="1" w:styleId="gem3dmtclfb">
    <w:name w:val="gem3dmtclfb"/>
    <w:basedOn w:val="DefaultParagraphFont"/>
    <w:rsid w:val="00393060"/>
  </w:style>
  <w:style w:type="paragraph" w:styleId="BodyText">
    <w:name w:val="Body Text"/>
    <w:basedOn w:val="Normal"/>
    <w:link w:val="BodyTextChar"/>
    <w:uiPriority w:val="1"/>
    <w:qFormat/>
    <w:rsid w:val="000F5D03"/>
    <w:pPr>
      <w:autoSpaceDE w:val="0"/>
      <w:autoSpaceDN w:val="0"/>
      <w:adjustRightInd w:val="0"/>
      <w:spacing w:after="0" w:line="240" w:lineRule="auto"/>
      <w:ind w:left="39"/>
    </w:pPr>
    <w:rPr>
      <w:rFonts w:ascii="Century" w:hAnsi="Century" w:cs="Century"/>
      <w:sz w:val="18"/>
      <w:szCs w:val="18"/>
    </w:rPr>
  </w:style>
  <w:style w:type="character" w:customStyle="1" w:styleId="BodyTextChar">
    <w:name w:val="Body Text Char"/>
    <w:basedOn w:val="DefaultParagraphFont"/>
    <w:link w:val="BodyText"/>
    <w:uiPriority w:val="1"/>
    <w:rsid w:val="000F5D03"/>
    <w:rPr>
      <w:rFonts w:ascii="Century" w:hAnsi="Century" w:cs="Century"/>
      <w:sz w:val="18"/>
      <w:szCs w:val="18"/>
    </w:rPr>
  </w:style>
  <w:style w:type="character" w:customStyle="1" w:styleId="st1">
    <w:name w:val="st1"/>
    <w:basedOn w:val="DefaultParagraphFont"/>
    <w:rsid w:val="000F5D03"/>
  </w:style>
  <w:style w:type="character" w:styleId="CommentReference">
    <w:name w:val="annotation reference"/>
    <w:basedOn w:val="DefaultParagraphFont"/>
    <w:uiPriority w:val="99"/>
    <w:semiHidden/>
    <w:unhideWhenUsed/>
    <w:rsid w:val="00535CD7"/>
    <w:rPr>
      <w:sz w:val="16"/>
      <w:szCs w:val="16"/>
    </w:rPr>
  </w:style>
  <w:style w:type="paragraph" w:styleId="CommentText">
    <w:name w:val="annotation text"/>
    <w:basedOn w:val="Normal"/>
    <w:link w:val="CommentTextChar"/>
    <w:uiPriority w:val="99"/>
    <w:semiHidden/>
    <w:unhideWhenUsed/>
    <w:rsid w:val="00535CD7"/>
    <w:pPr>
      <w:spacing w:line="240" w:lineRule="auto"/>
    </w:pPr>
    <w:rPr>
      <w:sz w:val="20"/>
      <w:szCs w:val="20"/>
    </w:rPr>
  </w:style>
  <w:style w:type="character" w:customStyle="1" w:styleId="CommentTextChar">
    <w:name w:val="Comment Text Char"/>
    <w:basedOn w:val="DefaultParagraphFont"/>
    <w:link w:val="CommentText"/>
    <w:uiPriority w:val="99"/>
    <w:semiHidden/>
    <w:rsid w:val="00535CD7"/>
    <w:rPr>
      <w:sz w:val="20"/>
      <w:szCs w:val="20"/>
    </w:rPr>
  </w:style>
  <w:style w:type="paragraph" w:styleId="CommentSubject">
    <w:name w:val="annotation subject"/>
    <w:basedOn w:val="CommentText"/>
    <w:next w:val="CommentText"/>
    <w:link w:val="CommentSubjectChar"/>
    <w:uiPriority w:val="99"/>
    <w:semiHidden/>
    <w:unhideWhenUsed/>
    <w:rsid w:val="00535CD7"/>
    <w:rPr>
      <w:b/>
      <w:bCs/>
    </w:rPr>
  </w:style>
  <w:style w:type="character" w:customStyle="1" w:styleId="CommentSubjectChar">
    <w:name w:val="Comment Subject Char"/>
    <w:basedOn w:val="CommentTextChar"/>
    <w:link w:val="CommentSubject"/>
    <w:uiPriority w:val="99"/>
    <w:semiHidden/>
    <w:rsid w:val="00535CD7"/>
    <w:rPr>
      <w:b/>
      <w:bCs/>
      <w:sz w:val="20"/>
      <w:szCs w:val="20"/>
    </w:rPr>
  </w:style>
  <w:style w:type="paragraph" w:styleId="BalloonText">
    <w:name w:val="Balloon Text"/>
    <w:basedOn w:val="Normal"/>
    <w:link w:val="BalloonTextChar"/>
    <w:uiPriority w:val="99"/>
    <w:semiHidden/>
    <w:unhideWhenUsed/>
    <w:rsid w:val="00535C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C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391110">
      <w:bodyDiv w:val="1"/>
      <w:marLeft w:val="0"/>
      <w:marRight w:val="0"/>
      <w:marTop w:val="0"/>
      <w:marBottom w:val="0"/>
      <w:divBdr>
        <w:top w:val="none" w:sz="0" w:space="0" w:color="auto"/>
        <w:left w:val="none" w:sz="0" w:space="0" w:color="auto"/>
        <w:bottom w:val="none" w:sz="0" w:space="0" w:color="auto"/>
        <w:right w:val="none" w:sz="0" w:space="0" w:color="auto"/>
      </w:divBdr>
      <w:divsChild>
        <w:div w:id="216090878">
          <w:marLeft w:val="360"/>
          <w:marRight w:val="0"/>
          <w:marTop w:val="200"/>
          <w:marBottom w:val="0"/>
          <w:divBdr>
            <w:top w:val="none" w:sz="0" w:space="0" w:color="auto"/>
            <w:left w:val="none" w:sz="0" w:space="0" w:color="auto"/>
            <w:bottom w:val="none" w:sz="0" w:space="0" w:color="auto"/>
            <w:right w:val="none" w:sz="0" w:space="0" w:color="auto"/>
          </w:divBdr>
        </w:div>
        <w:div w:id="261958846">
          <w:marLeft w:val="360"/>
          <w:marRight w:val="0"/>
          <w:marTop w:val="200"/>
          <w:marBottom w:val="0"/>
          <w:divBdr>
            <w:top w:val="none" w:sz="0" w:space="0" w:color="auto"/>
            <w:left w:val="none" w:sz="0" w:space="0" w:color="auto"/>
            <w:bottom w:val="none" w:sz="0" w:space="0" w:color="auto"/>
            <w:right w:val="none" w:sz="0" w:space="0" w:color="auto"/>
          </w:divBdr>
        </w:div>
        <w:div w:id="560290115">
          <w:marLeft w:val="360"/>
          <w:marRight w:val="0"/>
          <w:marTop w:val="200"/>
          <w:marBottom w:val="0"/>
          <w:divBdr>
            <w:top w:val="none" w:sz="0" w:space="0" w:color="auto"/>
            <w:left w:val="none" w:sz="0" w:space="0" w:color="auto"/>
            <w:bottom w:val="none" w:sz="0" w:space="0" w:color="auto"/>
            <w:right w:val="none" w:sz="0" w:space="0" w:color="auto"/>
          </w:divBdr>
        </w:div>
        <w:div w:id="598030529">
          <w:marLeft w:val="360"/>
          <w:marRight w:val="0"/>
          <w:marTop w:val="200"/>
          <w:marBottom w:val="0"/>
          <w:divBdr>
            <w:top w:val="none" w:sz="0" w:space="0" w:color="auto"/>
            <w:left w:val="none" w:sz="0" w:space="0" w:color="auto"/>
            <w:bottom w:val="none" w:sz="0" w:space="0" w:color="auto"/>
            <w:right w:val="none" w:sz="0" w:space="0" w:color="auto"/>
          </w:divBdr>
        </w:div>
        <w:div w:id="851917103">
          <w:marLeft w:val="360"/>
          <w:marRight w:val="0"/>
          <w:marTop w:val="200"/>
          <w:marBottom w:val="0"/>
          <w:divBdr>
            <w:top w:val="none" w:sz="0" w:space="0" w:color="auto"/>
            <w:left w:val="none" w:sz="0" w:space="0" w:color="auto"/>
            <w:bottom w:val="none" w:sz="0" w:space="0" w:color="auto"/>
            <w:right w:val="none" w:sz="0" w:space="0" w:color="auto"/>
          </w:divBdr>
        </w:div>
        <w:div w:id="1360937557">
          <w:marLeft w:val="360"/>
          <w:marRight w:val="0"/>
          <w:marTop w:val="200"/>
          <w:marBottom w:val="0"/>
          <w:divBdr>
            <w:top w:val="none" w:sz="0" w:space="0" w:color="auto"/>
            <w:left w:val="none" w:sz="0" w:space="0" w:color="auto"/>
            <w:bottom w:val="none" w:sz="0" w:space="0" w:color="auto"/>
            <w:right w:val="none" w:sz="0" w:space="0" w:color="auto"/>
          </w:divBdr>
        </w:div>
        <w:div w:id="1710955897">
          <w:marLeft w:val="360"/>
          <w:marRight w:val="0"/>
          <w:marTop w:val="200"/>
          <w:marBottom w:val="0"/>
          <w:divBdr>
            <w:top w:val="none" w:sz="0" w:space="0" w:color="auto"/>
            <w:left w:val="none" w:sz="0" w:space="0" w:color="auto"/>
            <w:bottom w:val="none" w:sz="0" w:space="0" w:color="auto"/>
            <w:right w:val="none" w:sz="0" w:space="0" w:color="auto"/>
          </w:divBdr>
        </w:div>
      </w:divsChild>
    </w:div>
    <w:div w:id="483816076">
      <w:bodyDiv w:val="1"/>
      <w:marLeft w:val="0"/>
      <w:marRight w:val="0"/>
      <w:marTop w:val="0"/>
      <w:marBottom w:val="0"/>
      <w:divBdr>
        <w:top w:val="none" w:sz="0" w:space="0" w:color="auto"/>
        <w:left w:val="none" w:sz="0" w:space="0" w:color="auto"/>
        <w:bottom w:val="none" w:sz="0" w:space="0" w:color="auto"/>
        <w:right w:val="none" w:sz="0" w:space="0" w:color="auto"/>
      </w:divBdr>
    </w:div>
    <w:div w:id="940649368">
      <w:bodyDiv w:val="1"/>
      <w:marLeft w:val="0"/>
      <w:marRight w:val="0"/>
      <w:marTop w:val="0"/>
      <w:marBottom w:val="0"/>
      <w:divBdr>
        <w:top w:val="none" w:sz="0" w:space="0" w:color="auto"/>
        <w:left w:val="none" w:sz="0" w:space="0" w:color="auto"/>
        <w:bottom w:val="none" w:sz="0" w:space="0" w:color="auto"/>
        <w:right w:val="none" w:sz="0" w:space="0" w:color="auto"/>
      </w:divBdr>
      <w:divsChild>
        <w:div w:id="260262820">
          <w:marLeft w:val="360"/>
          <w:marRight w:val="0"/>
          <w:marTop w:val="200"/>
          <w:marBottom w:val="0"/>
          <w:divBdr>
            <w:top w:val="none" w:sz="0" w:space="0" w:color="auto"/>
            <w:left w:val="none" w:sz="0" w:space="0" w:color="auto"/>
            <w:bottom w:val="none" w:sz="0" w:space="0" w:color="auto"/>
            <w:right w:val="none" w:sz="0" w:space="0" w:color="auto"/>
          </w:divBdr>
        </w:div>
        <w:div w:id="1299801838">
          <w:marLeft w:val="360"/>
          <w:marRight w:val="0"/>
          <w:marTop w:val="200"/>
          <w:marBottom w:val="0"/>
          <w:divBdr>
            <w:top w:val="none" w:sz="0" w:space="0" w:color="auto"/>
            <w:left w:val="none" w:sz="0" w:space="0" w:color="auto"/>
            <w:bottom w:val="none" w:sz="0" w:space="0" w:color="auto"/>
            <w:right w:val="none" w:sz="0" w:space="0" w:color="auto"/>
          </w:divBdr>
        </w:div>
        <w:div w:id="1499229762">
          <w:marLeft w:val="360"/>
          <w:marRight w:val="0"/>
          <w:marTop w:val="200"/>
          <w:marBottom w:val="0"/>
          <w:divBdr>
            <w:top w:val="none" w:sz="0" w:space="0" w:color="auto"/>
            <w:left w:val="none" w:sz="0" w:space="0" w:color="auto"/>
            <w:bottom w:val="none" w:sz="0" w:space="0" w:color="auto"/>
            <w:right w:val="none" w:sz="0" w:space="0" w:color="auto"/>
          </w:divBdr>
        </w:div>
        <w:div w:id="1710296743">
          <w:marLeft w:val="360"/>
          <w:marRight w:val="0"/>
          <w:marTop w:val="200"/>
          <w:marBottom w:val="0"/>
          <w:divBdr>
            <w:top w:val="none" w:sz="0" w:space="0" w:color="auto"/>
            <w:left w:val="none" w:sz="0" w:space="0" w:color="auto"/>
            <w:bottom w:val="none" w:sz="0" w:space="0" w:color="auto"/>
            <w:right w:val="none" w:sz="0" w:space="0" w:color="auto"/>
          </w:divBdr>
        </w:div>
        <w:div w:id="2047831564">
          <w:marLeft w:val="360"/>
          <w:marRight w:val="0"/>
          <w:marTop w:val="200"/>
          <w:marBottom w:val="0"/>
          <w:divBdr>
            <w:top w:val="none" w:sz="0" w:space="0" w:color="auto"/>
            <w:left w:val="none" w:sz="0" w:space="0" w:color="auto"/>
            <w:bottom w:val="none" w:sz="0" w:space="0" w:color="auto"/>
            <w:right w:val="none" w:sz="0" w:space="0" w:color="auto"/>
          </w:divBdr>
        </w:div>
        <w:div w:id="2088335242">
          <w:marLeft w:val="360"/>
          <w:marRight w:val="0"/>
          <w:marTop w:val="200"/>
          <w:marBottom w:val="0"/>
          <w:divBdr>
            <w:top w:val="none" w:sz="0" w:space="0" w:color="auto"/>
            <w:left w:val="none" w:sz="0" w:space="0" w:color="auto"/>
            <w:bottom w:val="none" w:sz="0" w:space="0" w:color="auto"/>
            <w:right w:val="none" w:sz="0" w:space="0" w:color="auto"/>
          </w:divBdr>
        </w:div>
      </w:divsChild>
    </w:div>
    <w:div w:id="948076465">
      <w:bodyDiv w:val="1"/>
      <w:marLeft w:val="0"/>
      <w:marRight w:val="0"/>
      <w:marTop w:val="0"/>
      <w:marBottom w:val="0"/>
      <w:divBdr>
        <w:top w:val="none" w:sz="0" w:space="0" w:color="auto"/>
        <w:left w:val="none" w:sz="0" w:space="0" w:color="auto"/>
        <w:bottom w:val="none" w:sz="0" w:space="0" w:color="auto"/>
        <w:right w:val="none" w:sz="0" w:space="0" w:color="auto"/>
      </w:divBdr>
      <w:divsChild>
        <w:div w:id="73479340">
          <w:marLeft w:val="1440"/>
          <w:marRight w:val="0"/>
          <w:marTop w:val="0"/>
          <w:marBottom w:val="0"/>
          <w:divBdr>
            <w:top w:val="none" w:sz="0" w:space="0" w:color="auto"/>
            <w:left w:val="none" w:sz="0" w:space="0" w:color="auto"/>
            <w:bottom w:val="none" w:sz="0" w:space="0" w:color="auto"/>
            <w:right w:val="none" w:sz="0" w:space="0" w:color="auto"/>
          </w:divBdr>
        </w:div>
        <w:div w:id="1358459531">
          <w:marLeft w:val="1440"/>
          <w:marRight w:val="0"/>
          <w:marTop w:val="0"/>
          <w:marBottom w:val="0"/>
          <w:divBdr>
            <w:top w:val="none" w:sz="0" w:space="0" w:color="auto"/>
            <w:left w:val="none" w:sz="0" w:space="0" w:color="auto"/>
            <w:bottom w:val="none" w:sz="0" w:space="0" w:color="auto"/>
            <w:right w:val="none" w:sz="0" w:space="0" w:color="auto"/>
          </w:divBdr>
        </w:div>
        <w:div w:id="1937901473">
          <w:marLeft w:val="1440"/>
          <w:marRight w:val="0"/>
          <w:marTop w:val="0"/>
          <w:marBottom w:val="0"/>
          <w:divBdr>
            <w:top w:val="none" w:sz="0" w:space="0" w:color="auto"/>
            <w:left w:val="none" w:sz="0" w:space="0" w:color="auto"/>
            <w:bottom w:val="none" w:sz="0" w:space="0" w:color="auto"/>
            <w:right w:val="none" w:sz="0" w:space="0" w:color="auto"/>
          </w:divBdr>
        </w:div>
        <w:div w:id="1098595771">
          <w:marLeft w:val="1440"/>
          <w:marRight w:val="0"/>
          <w:marTop w:val="0"/>
          <w:marBottom w:val="0"/>
          <w:divBdr>
            <w:top w:val="none" w:sz="0" w:space="0" w:color="auto"/>
            <w:left w:val="none" w:sz="0" w:space="0" w:color="auto"/>
            <w:bottom w:val="none" w:sz="0" w:space="0" w:color="auto"/>
            <w:right w:val="none" w:sz="0" w:space="0" w:color="auto"/>
          </w:divBdr>
        </w:div>
        <w:div w:id="1397050949">
          <w:marLeft w:val="1440"/>
          <w:marRight w:val="0"/>
          <w:marTop w:val="0"/>
          <w:marBottom w:val="0"/>
          <w:divBdr>
            <w:top w:val="none" w:sz="0" w:space="0" w:color="auto"/>
            <w:left w:val="none" w:sz="0" w:space="0" w:color="auto"/>
            <w:bottom w:val="none" w:sz="0" w:space="0" w:color="auto"/>
            <w:right w:val="none" w:sz="0" w:space="0" w:color="auto"/>
          </w:divBdr>
        </w:div>
        <w:div w:id="1068695798">
          <w:marLeft w:val="1440"/>
          <w:marRight w:val="0"/>
          <w:marTop w:val="0"/>
          <w:marBottom w:val="0"/>
          <w:divBdr>
            <w:top w:val="none" w:sz="0" w:space="0" w:color="auto"/>
            <w:left w:val="none" w:sz="0" w:space="0" w:color="auto"/>
            <w:bottom w:val="none" w:sz="0" w:space="0" w:color="auto"/>
            <w:right w:val="none" w:sz="0" w:space="0" w:color="auto"/>
          </w:divBdr>
        </w:div>
        <w:div w:id="2006392373">
          <w:marLeft w:val="1440"/>
          <w:marRight w:val="0"/>
          <w:marTop w:val="0"/>
          <w:marBottom w:val="0"/>
          <w:divBdr>
            <w:top w:val="none" w:sz="0" w:space="0" w:color="auto"/>
            <w:left w:val="none" w:sz="0" w:space="0" w:color="auto"/>
            <w:bottom w:val="none" w:sz="0" w:space="0" w:color="auto"/>
            <w:right w:val="none" w:sz="0" w:space="0" w:color="auto"/>
          </w:divBdr>
        </w:div>
        <w:div w:id="1599563479">
          <w:marLeft w:val="1440"/>
          <w:marRight w:val="0"/>
          <w:marTop w:val="0"/>
          <w:marBottom w:val="0"/>
          <w:divBdr>
            <w:top w:val="none" w:sz="0" w:space="0" w:color="auto"/>
            <w:left w:val="none" w:sz="0" w:space="0" w:color="auto"/>
            <w:bottom w:val="none" w:sz="0" w:space="0" w:color="auto"/>
            <w:right w:val="none" w:sz="0" w:space="0" w:color="auto"/>
          </w:divBdr>
        </w:div>
        <w:div w:id="2098089320">
          <w:marLeft w:val="1440"/>
          <w:marRight w:val="0"/>
          <w:marTop w:val="0"/>
          <w:marBottom w:val="0"/>
          <w:divBdr>
            <w:top w:val="none" w:sz="0" w:space="0" w:color="auto"/>
            <w:left w:val="none" w:sz="0" w:space="0" w:color="auto"/>
            <w:bottom w:val="none" w:sz="0" w:space="0" w:color="auto"/>
            <w:right w:val="none" w:sz="0" w:space="0" w:color="auto"/>
          </w:divBdr>
        </w:div>
      </w:divsChild>
    </w:div>
    <w:div w:id="1157112453">
      <w:bodyDiv w:val="1"/>
      <w:marLeft w:val="0"/>
      <w:marRight w:val="0"/>
      <w:marTop w:val="0"/>
      <w:marBottom w:val="0"/>
      <w:divBdr>
        <w:top w:val="none" w:sz="0" w:space="0" w:color="auto"/>
        <w:left w:val="none" w:sz="0" w:space="0" w:color="auto"/>
        <w:bottom w:val="none" w:sz="0" w:space="0" w:color="auto"/>
        <w:right w:val="none" w:sz="0" w:space="0" w:color="auto"/>
      </w:divBdr>
    </w:div>
    <w:div w:id="1158572976">
      <w:bodyDiv w:val="1"/>
      <w:marLeft w:val="0"/>
      <w:marRight w:val="0"/>
      <w:marTop w:val="0"/>
      <w:marBottom w:val="0"/>
      <w:divBdr>
        <w:top w:val="none" w:sz="0" w:space="0" w:color="auto"/>
        <w:left w:val="none" w:sz="0" w:space="0" w:color="auto"/>
        <w:bottom w:val="none" w:sz="0" w:space="0" w:color="auto"/>
        <w:right w:val="none" w:sz="0" w:space="0" w:color="auto"/>
      </w:divBdr>
    </w:div>
    <w:div w:id="1383678342">
      <w:bodyDiv w:val="1"/>
      <w:marLeft w:val="0"/>
      <w:marRight w:val="0"/>
      <w:marTop w:val="0"/>
      <w:marBottom w:val="0"/>
      <w:divBdr>
        <w:top w:val="none" w:sz="0" w:space="0" w:color="auto"/>
        <w:left w:val="none" w:sz="0" w:space="0" w:color="auto"/>
        <w:bottom w:val="none" w:sz="0" w:space="0" w:color="auto"/>
        <w:right w:val="none" w:sz="0" w:space="0" w:color="auto"/>
      </w:divBdr>
    </w:div>
    <w:div w:id="1502574979">
      <w:bodyDiv w:val="1"/>
      <w:marLeft w:val="0"/>
      <w:marRight w:val="0"/>
      <w:marTop w:val="0"/>
      <w:marBottom w:val="0"/>
      <w:divBdr>
        <w:top w:val="none" w:sz="0" w:space="0" w:color="auto"/>
        <w:left w:val="none" w:sz="0" w:space="0" w:color="auto"/>
        <w:bottom w:val="none" w:sz="0" w:space="0" w:color="auto"/>
        <w:right w:val="none" w:sz="0" w:space="0" w:color="auto"/>
      </w:divBdr>
    </w:div>
    <w:div w:id="1594167160">
      <w:bodyDiv w:val="1"/>
      <w:marLeft w:val="0"/>
      <w:marRight w:val="0"/>
      <w:marTop w:val="0"/>
      <w:marBottom w:val="0"/>
      <w:divBdr>
        <w:top w:val="none" w:sz="0" w:space="0" w:color="auto"/>
        <w:left w:val="none" w:sz="0" w:space="0" w:color="auto"/>
        <w:bottom w:val="none" w:sz="0" w:space="0" w:color="auto"/>
        <w:right w:val="none" w:sz="0" w:space="0" w:color="auto"/>
      </w:divBdr>
    </w:div>
    <w:div w:id="1726443692">
      <w:bodyDiv w:val="1"/>
      <w:marLeft w:val="0"/>
      <w:marRight w:val="0"/>
      <w:marTop w:val="0"/>
      <w:marBottom w:val="0"/>
      <w:divBdr>
        <w:top w:val="none" w:sz="0" w:space="0" w:color="auto"/>
        <w:left w:val="none" w:sz="0" w:space="0" w:color="auto"/>
        <w:bottom w:val="none" w:sz="0" w:space="0" w:color="auto"/>
        <w:right w:val="none" w:sz="0" w:space="0" w:color="auto"/>
      </w:divBdr>
    </w:div>
    <w:div w:id="1738092331">
      <w:bodyDiv w:val="1"/>
      <w:marLeft w:val="0"/>
      <w:marRight w:val="0"/>
      <w:marTop w:val="0"/>
      <w:marBottom w:val="0"/>
      <w:divBdr>
        <w:top w:val="none" w:sz="0" w:space="0" w:color="auto"/>
        <w:left w:val="none" w:sz="0" w:space="0" w:color="auto"/>
        <w:bottom w:val="none" w:sz="0" w:space="0" w:color="auto"/>
        <w:right w:val="none" w:sz="0" w:space="0" w:color="auto"/>
      </w:divBdr>
    </w:div>
    <w:div w:id="1751542825">
      <w:bodyDiv w:val="1"/>
      <w:marLeft w:val="0"/>
      <w:marRight w:val="0"/>
      <w:marTop w:val="0"/>
      <w:marBottom w:val="0"/>
      <w:divBdr>
        <w:top w:val="none" w:sz="0" w:space="0" w:color="auto"/>
        <w:left w:val="none" w:sz="0" w:space="0" w:color="auto"/>
        <w:bottom w:val="none" w:sz="0" w:space="0" w:color="auto"/>
        <w:right w:val="none" w:sz="0" w:space="0" w:color="auto"/>
      </w:divBdr>
    </w:div>
    <w:div w:id="204158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gnus.unemo@regionorebrolan.se" TargetMode="Externa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6141C-3457-483F-88C7-4162ADA49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16120</Words>
  <Characters>91887</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sunny</cp:lastModifiedBy>
  <cp:revision>2</cp:revision>
  <dcterms:created xsi:type="dcterms:W3CDTF">2016-11-03T16:49:00Z</dcterms:created>
  <dcterms:modified xsi:type="dcterms:W3CDTF">2016-11-03T16:49:00Z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id="cvFSjnCR"/&gt;&lt;style id="http://www.zotero.org/styles/journal-of-antimicrobial-chemotherapy" hasBibliography="1" bibliographyStyleHasBeenSet="1"/&gt;&lt;prefs&gt;&lt;pref name="fieldType" value="Field"/&gt;&lt;pre</vt:lpwstr>
  </property>
  <property fmtid="{D5CDD505-2E9C-101B-9397-08002B2CF9AE}" pid="3" name="ZOTERO_PREF_2">
    <vt:lpwstr>f name="storeReferences" value="true"/&gt;&lt;pref name="automaticJournalAbbreviations" value="true"/&gt;&lt;pref name="noteType" value=""/&gt;&lt;/prefs&gt;&lt;/data&gt;</vt:lpwstr>
  </property>
</Properties>
</file>